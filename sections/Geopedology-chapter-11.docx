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5B6A9CE7" w:rsidR="00623CAA" w:rsidRDefault="00CF2B15">
      <w:pPr>
        <w:pStyle w:val="FirstParagraph"/>
      </w:pPr>
      <w:r>
        <w:t xml:space="preserve">The Algorithms for Quantitative Pedology (AQP) project </w:t>
      </w:r>
      <w:r w:rsidR="00A505CB">
        <w:t xml:space="preserve">consists of </w:t>
      </w:r>
      <w:r>
        <w:t>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w:t>
      </w:r>
      <w:r w:rsidR="00A505CB">
        <w:t xml:space="preserve">, </w:t>
      </w:r>
      <w:r>
        <w:t>leveraging the “aqp”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37E173E9" w:rsidR="00A505CB" w:rsidRDefault="00A505CB" w:rsidP="002E6C98">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geopedology (Zinck 2016), emphasizes the need for clear relationships between soil parent materials and geomorphic concepts. Soil is the dynamic interface connecting the biosphere and the lithosphere (Wysocki, Schoeneberger, and LaGarry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originate. While soil survey has historically been grounded in a soil-landscape paradigm (Hudson, 1992), geopedologic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7668E9A" w:rsidR="00623CAA" w:rsidRDefault="00CF2B15">
      <w:pPr>
        <w:pStyle w:val="BodyText"/>
      </w:pPr>
      <w:r>
        <w:t xml:space="preserve">The Algorithms for Quantitative Pedology (AQP) project is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w:t>
      </w:r>
      <w:r w:rsidR="002E6C98">
        <w:t>2010</w:t>
      </w:r>
      <w:r>
        <w:t>;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65D95685" w:rsidR="00623CAA" w:rsidRDefault="00CF2B15">
      <w:pPr>
        <w:pStyle w:val="BodyText"/>
      </w:pPr>
      <w:r>
        <w:t xml:space="preserve">As functionality evolved, </w:t>
      </w:r>
      <w:r w:rsidR="00221766">
        <w:t xml:space="preserve">the </w:t>
      </w:r>
      <w:r w:rsidR="00AC08D3" w:rsidRPr="00AC171E">
        <w:rPr>
          <w:i/>
          <w:iCs/>
        </w:rPr>
        <w:t>aqp</w:t>
      </w:r>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w:t>
      </w:r>
      <w:ins w:id="3" w:author="Skovlin, Jay - NRCS, Missoula, MT" w:date="2022-04-08T11:29:00Z">
        <w:r w:rsidR="001355BB">
          <w:t xml:space="preserve"> et al.</w:t>
        </w:r>
      </w:ins>
      <w:r>
        <w:t xml:space="preserve">, </w:t>
      </w:r>
      <w:del w:id="4" w:author="Skovlin, Jay - NRCS, Missoula, MT" w:date="2022-04-08T11:29:00Z">
        <w:r w:rsidDel="001355BB">
          <w:delText xml:space="preserve">Nicolae, and François </w:delText>
        </w:r>
      </w:del>
      <w:r>
        <w:t xml:space="preserve">2021; </w:t>
      </w:r>
      <w:r w:rsidR="002E6C98">
        <w:t>Zeileis</w:t>
      </w:r>
      <w:r>
        <w:t xml:space="preserve">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DA1AEB"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5"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6432BED"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995776">
        <w:t xml:space="preserve"> (left)</w:t>
      </w:r>
      <w:r w:rsidR="00221766" w:rsidRPr="00221766">
        <w:t xml:space="preserve"> </w:t>
      </w:r>
      <w:r w:rsidR="00221766">
        <w:t>and associated representative landscape</w:t>
      </w:r>
      <w:r w:rsidR="00995776">
        <w:t xml:space="preserve"> (right)</w:t>
      </w:r>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0858CECB"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calcium and magnesium (Kabrick et al. 2011; </w:t>
      </w:r>
      <w:del w:id="6" w:author="Skovlin, Jay - NRCS, Missoula, MT" w:date="2022-04-08T11:18:00Z">
        <w:r w:rsidR="00CF2B15" w:rsidDel="006F1E8A">
          <w:delText xml:space="preserve">Gurbir </w:delText>
        </w:r>
      </w:del>
      <w:r w:rsidR="00CF2B15">
        <w:t>Singh</w:t>
      </w:r>
      <w:ins w:id="7" w:author="Skovlin, Jay - NRCS, Missoula, MT" w:date="2022-04-08T11:18:00Z">
        <w:r w:rsidR="006F1E8A">
          <w:t>, Goyne,</w:t>
        </w:r>
      </w:ins>
      <w:r w:rsidR="00CF2B15">
        <w:t xml:space="preserve"> and Kabrick 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8" w:name="Xc0bb37b45eee9e2bdbb43a77fd87c2324d2ae66"/>
      <w:bookmarkEnd w:id="2"/>
      <w:bookmarkEnd w:id="5"/>
      <w:r>
        <w:rPr>
          <w:rStyle w:val="SectionNumber"/>
        </w:rPr>
        <w:t>1</w:t>
      </w:r>
      <w:r w:rsidR="00CF2B15">
        <w:rPr>
          <w:rStyle w:val="SectionNumber"/>
        </w:rPr>
        <w:t>1.2</w:t>
      </w:r>
      <w:r w:rsidR="00CF2B15">
        <w:tab/>
        <w:t>Representing Collections of Soil Profiles in R</w:t>
      </w:r>
    </w:p>
    <w:p w14:paraId="7C79C0B0" w14:textId="679C0F54"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r w:rsidR="00EF3661">
        <w:rPr>
          <w:rStyle w:val="VerbatimChar"/>
        </w:rPr>
        <w:t>SoilProfileCollection</w:t>
      </w:r>
      <w:r>
        <w:t xml:space="preserve"> include special constraints to ensure linkages aren’t broken during routine operations such as editing, sub-setting, or combining collections.</w:t>
      </w:r>
    </w:p>
    <w:p w14:paraId="65E20DC8" w14:textId="3031A3F2"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r w:rsidR="00EF3661">
        <w:rPr>
          <w:rStyle w:val="VerbatimChar"/>
        </w:rPr>
        <w:t>SoilProfileCollection</w:t>
      </w:r>
      <w:r>
        <w:t xml:space="preserve"> structure provides a means of storing user-defined metadata such as units of measure, horizon designation column name, data source, and data citation. </w:t>
      </w:r>
      <w:r w:rsidR="00221766">
        <w:t>The</w:t>
      </w:r>
      <w:r>
        <w:t xml:space="preserve"> </w:t>
      </w:r>
      <w:r>
        <w:rPr>
          <w:rStyle w:val="VerbatimChar"/>
        </w:rPr>
        <w:t>SoilProfileCollection</w:t>
      </w:r>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r w:rsidR="00CF2B15">
        <w:rPr>
          <w:rStyle w:val="VerbatimChar"/>
        </w:rPr>
        <w:t>SoilProfileCollection</w:t>
      </w:r>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9" w:name="_Hlk99974093"/>
      <w:r>
        <w:rPr>
          <w:rStyle w:val="VerbatimChar"/>
        </w:rPr>
        <w:t>data.frame</w:t>
      </w:r>
      <w:r>
        <w:t xml:space="preserve"> </w:t>
      </w:r>
      <w:bookmarkEnd w:id="9"/>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r w:rsidR="00D23B71" w:rsidRPr="00D23B71">
        <w:rPr>
          <w:rFonts w:ascii="Consolas" w:hAnsi="Consolas"/>
          <w:sz w:val="22"/>
          <w:shd w:val="clear" w:color="auto" w:fill="F8F8F8"/>
        </w:rPr>
        <w:t>data.frame</w:t>
      </w:r>
      <w:r w:rsidR="00D23B71">
        <w:rPr>
          <w:rFonts w:ascii="Consolas" w:hAnsi="Consolas"/>
          <w:sz w:val="22"/>
          <w:shd w:val="clear" w:color="auto" w:fill="F8F8F8"/>
        </w:rPr>
        <w:t xml:space="preserve"> to</w:t>
      </w:r>
      <w:r>
        <w:t xml:space="preserve">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10" w:name="subsetting"/>
      <w:r>
        <w:rPr>
          <w:rStyle w:val="SectionNumber"/>
        </w:rPr>
        <w:t>1</w:t>
      </w:r>
      <w:r w:rsidR="00CF2B15">
        <w:rPr>
          <w:rStyle w:val="SectionNumber"/>
        </w:rPr>
        <w:t>1.2.1</w:t>
      </w:r>
      <w:r w:rsidR="00CF2B15">
        <w:tab/>
        <w:t>Subsetting</w:t>
      </w:r>
    </w:p>
    <w:p w14:paraId="76DD3EC8" w14:textId="486F3685" w:rsidR="00623CAA" w:rsidRDefault="00CF2B15">
      <w:pPr>
        <w:pStyle w:val="FirstParagraph"/>
      </w:pPr>
      <w:r>
        <w:t xml:space="preserve">The “bracket” methods are one of the primary ways that objects in </w:t>
      </w:r>
      <w:r>
        <w:rPr>
          <w:b/>
          <w:bCs/>
        </w:rPr>
        <w:t>R</w:t>
      </w:r>
      <w:r>
        <w:t xml:space="preserve"> </w:t>
      </w:r>
      <w:r w:rsidR="005932A5">
        <w:t>can be</w:t>
      </w:r>
      <w:r w:rsidR="005932A5">
        <w:t xml:space="preserve"> </w:t>
      </w:r>
      <w:r>
        <w:t>subset by rows and columns (e.g.</w:t>
      </w:r>
      <w:r w:rsidR="00D23B71">
        <w:t>,</w:t>
      </w:r>
      <w:r>
        <w:t> </w:t>
      </w:r>
      <w:r>
        <w:rPr>
          <w:rStyle w:val="VerbatimChar"/>
        </w:rPr>
        <w:t>data.frame</w:t>
      </w:r>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xamples of bracket methods for subsetting profiles, sequences of horizons and top or bottom horizons (B).</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r>
        <w:rPr>
          <w:rStyle w:val="VerbatimChar"/>
        </w:rPr>
        <w:t>hzOffset()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r>
        <w:rPr>
          <w:rStyle w:val="VerbatimChar"/>
        </w:rPr>
        <w:t>subset()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72E1579C"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sidR="00A505CB">
        <w:t>The</w:t>
      </w:r>
      <w:r w:rsidR="00A505CB" w:rsidRPr="00A505CB">
        <w:t xml:space="preserve"> </w:t>
      </w:r>
      <w:r w:rsidR="00A505CB">
        <w:rPr>
          <w:rStyle w:val="VerbatimChar"/>
        </w:rPr>
        <w:t>glom()</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6C1D587C"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r>
        <w:rPr>
          <w:rStyle w:val="VerbatimChar"/>
        </w:rPr>
        <w:t>SoilProfileCollection</w:t>
      </w:r>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r w:rsidR="00FD66D2">
        <w:rPr>
          <w:rStyle w:val="VerbatimChar"/>
        </w:rPr>
        <w:t>trunc()</w:t>
      </w:r>
      <w:r w:rsidR="00F8269F" w:rsidRPr="002623F9">
        <w:rPr>
          <w:rStyle w:val="VerbatimChar"/>
          <w:rFonts w:asciiTheme="minorHAnsi" w:hAnsiTheme="minorHAnsi" w:cstheme="majorHAnsi"/>
        </w:rPr>
        <w:t>,</w:t>
      </w:r>
      <w:r w:rsidR="00FD66D2">
        <w:t xml:space="preserve"> </w:t>
      </w:r>
      <w:r>
        <w:t xml:space="preserve">and </w:t>
      </w:r>
      <w:r w:rsidR="00CB73C8">
        <w:t xml:space="preserve">resulting </w:t>
      </w:r>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11" w:name="data-quality-and-repairs"/>
      <w:bookmarkEnd w:id="10"/>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r>
        <w:rPr>
          <w:i/>
          <w:iCs/>
        </w:rPr>
        <w:t>aqp</w:t>
      </w:r>
      <w:r>
        <w:t xml:space="preserve"> package provides several methods for identifying problematic profile geometry and </w:t>
      </w:r>
      <w:r w:rsidR="00FD66D2">
        <w:t>attempts to</w:t>
      </w:r>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1D51E8E5" w:rsidR="00623CAA" w:rsidRDefault="00D678EA">
      <w:pPr>
        <w:pStyle w:val="BodyText"/>
      </w:pPr>
      <w:r>
        <w:rPr>
          <w:rStyle w:val="VerbatimChar"/>
        </w:rPr>
        <w:t xml:space="preserve">The </w:t>
      </w:r>
      <w:r w:rsidRPr="00F963FC">
        <w:rPr>
          <w:rStyle w:val="VerbatimChar"/>
          <w:i/>
          <w:iCs/>
        </w:rPr>
        <w:t>aqp</w:t>
      </w:r>
      <w:r>
        <w:rPr>
          <w:rStyle w:val="VerbatimChar"/>
        </w:rPr>
        <w:t xml:space="preserve"> function </w:t>
      </w:r>
      <w:r w:rsidR="00CF2B15">
        <w:rPr>
          <w:rStyle w:val="VerbatimChar"/>
        </w:rPr>
        <w:t>checkHzDepthLogic()</w:t>
      </w:r>
      <w:r w:rsidR="00CF2B15">
        <w:t xml:space="preserve"> inspects a </w:t>
      </w:r>
      <w:r w:rsidR="00CF2B15">
        <w:rPr>
          <w:rStyle w:val="VerbatimChar"/>
        </w:rPr>
        <w:t>SoilProfileCollection</w:t>
      </w:r>
      <w:r w:rsidR="00CF2B15">
        <w:t xml:space="preserve"> object looking for four common errors in horizon depths: bottom depth shallower than top depth, equal top and bottom depth, missing top or bottom depth</w:t>
      </w:r>
      <w:r w:rsidR="00930825">
        <w:t>s</w:t>
      </w:r>
      <w:r w:rsidR="00CF2B15">
        <w:t xml:space="preserve">, and gap or overlap between adjacent horizons. With </w:t>
      </w:r>
      <w:r w:rsidR="00CF2B15">
        <w:rPr>
          <w:rStyle w:val="VerbatimChar"/>
        </w:rPr>
        <w:t>byhz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r>
        <w:rPr>
          <w:rStyle w:val="VerbatimChar"/>
        </w:rPr>
        <w:t>repairMissingHzDepths()</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r w:rsidR="00CF2B15">
        <w:rPr>
          <w:rStyle w:val="VerbatimChar"/>
        </w:rPr>
        <w:t>fillHzGaps()</w:t>
      </w:r>
      <w:r w:rsidR="00CF2B15">
        <w:t xml:space="preserve"> </w:t>
      </w:r>
      <w:r>
        <w:t xml:space="preserve">function </w:t>
      </w:r>
      <w:r w:rsidR="00CF2B15">
        <w:t xml:space="preserve">attempts to find “gaps” in the horizon records of a </w:t>
      </w:r>
      <w:r w:rsidR="00CF2B15">
        <w:rPr>
          <w:rStyle w:val="VerbatimChar"/>
        </w:rPr>
        <w:t>SoilProfileCollection</w:t>
      </w:r>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12" w:name="soil-morphology"/>
      <w:bookmarkEnd w:id="8"/>
      <w:bookmarkEnd w:id="11"/>
      <w:r>
        <w:rPr>
          <w:rStyle w:val="SectionNumber"/>
        </w:rPr>
        <w:t>1</w:t>
      </w:r>
      <w:r w:rsidR="00CF2B15">
        <w:rPr>
          <w:rStyle w:val="SectionNumber"/>
        </w:rPr>
        <w:t>1.3</w:t>
      </w:r>
      <w:r w:rsidR="00CF2B15">
        <w:tab/>
        <w:t>Soil Morphology</w:t>
      </w:r>
    </w:p>
    <w:p w14:paraId="5E16EC02" w14:textId="6A99792C"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xml:space="preserve">” is used instead of pedon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13" w:name="soil-color"/>
      <w:r>
        <w:rPr>
          <w:rStyle w:val="SectionNumber"/>
        </w:rPr>
        <w:t>1</w:t>
      </w:r>
      <w:r w:rsidR="00CF2B15">
        <w:rPr>
          <w:rStyle w:val="SectionNumber"/>
        </w:rPr>
        <w:t>1.3.1</w:t>
      </w:r>
      <w:r>
        <w:t xml:space="preserve"> </w:t>
      </w:r>
      <w:r w:rsidR="00CF2B15">
        <w:t>Soil Color</w:t>
      </w:r>
    </w:p>
    <w:p w14:paraId="4774708C" w14:textId="1586F9CE"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w:t>
      </w:r>
      <w:r w:rsidR="009F3CF4">
        <w:t xml:space="preserve">Hurst </w:t>
      </w:r>
      <w:r>
        <w:t xml:space="preserve">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14" w:name="color-conversion"/>
      <w:r>
        <w:rPr>
          <w:rStyle w:val="SectionNumber"/>
        </w:rPr>
        <w:t>1</w:t>
      </w:r>
      <w:r w:rsidR="00CF2B15">
        <w:rPr>
          <w:rStyle w:val="SectionNumber"/>
        </w:rPr>
        <w:t>1.3.1.1</w:t>
      </w:r>
      <w:r>
        <w:t xml:space="preserve"> </w:t>
      </w:r>
      <w:r w:rsidR="00CF2B15">
        <w:t>Color Conversion</w:t>
      </w:r>
    </w:p>
    <w:p w14:paraId="1EC044C9" w14:textId="58177337"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w:t>
      </w:r>
      <w:r>
        <w:lastRenderedPageBreak/>
        <w:t>2012). Forward conversion from standard Munsell notation (e.g.</w:t>
      </w:r>
      <w:r w:rsidR="00D6750A">
        <w:t>,</w:t>
      </w:r>
      <w:r>
        <w:t xml:space="preserve"> 10YR 3/4) is performed via look-up table, derived from the renotation </w:t>
      </w:r>
      <w:r w:rsidR="009C44F9">
        <w:t xml:space="preserve">table, </w:t>
      </w:r>
      <w:r>
        <w:t xml:space="preserve">and interpolated to include odd chroma </w:t>
      </w:r>
      <w:r w:rsidR="009C44F9">
        <w:t xml:space="preserve">and </w:t>
      </w:r>
      <w:r w:rsidR="004322BA">
        <w:t xml:space="preserve">2.5 </w:t>
      </w:r>
      <w:r>
        <w:t xml:space="preserve">value. The function </w:t>
      </w:r>
      <w:r>
        <w:rPr>
          <w:rStyle w:val="VerbatimChar"/>
        </w:rPr>
        <w:t>munsell2rgb()</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O’Geen 2013). Inverse transformation from sRGB coordinates is performed by the </w:t>
      </w:r>
      <w:r>
        <w:rPr>
          <w:rStyle w:val="VerbatimChar"/>
        </w:rPr>
        <w:t>rgb2munsell()</w:t>
      </w:r>
      <w:r>
        <w:t xml:space="preserve"> function</w:t>
      </w:r>
      <w:r w:rsidR="00A505CB">
        <w:t>,</w:t>
      </w:r>
      <w:r>
        <w:t xml:space="preserve"> approximated by nearest-neighbor search of the Munsell-sRGB look-up table using the CIE2000 color contrast metric (Pedersen</w:t>
      </w:r>
      <w:ins w:id="15" w:author="Skovlin, Jay - NRCS, Missoula, MT" w:date="2022-04-08T11:29:00Z">
        <w:r w:rsidR="001355BB">
          <w:t xml:space="preserve"> et al.</w:t>
        </w:r>
      </w:ins>
      <w:r>
        <w:t xml:space="preserve">, </w:t>
      </w:r>
      <w:del w:id="16" w:author="Skovlin, Jay - NRCS, Missoula, MT" w:date="2022-04-08T11:28:00Z">
        <w:r w:rsidDel="001355BB">
          <w:delText>Nicolae, and François</w:delText>
        </w:r>
      </w:del>
      <w:r>
        <w:t xml:space="preserve">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17" w:name="color-contrast"/>
      <w:bookmarkEnd w:id="14"/>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453E122E" w:rsidR="00623CAA" w:rsidRPr="00BF14A4" w:rsidRDefault="00CF2B15">
      <w:pPr>
        <w:pStyle w:val="TableCaption"/>
      </w:pPr>
      <w:r w:rsidRPr="00B94E38">
        <w:t xml:space="preserve">Table </w:t>
      </w:r>
      <w:r w:rsidR="00807ECE" w:rsidRPr="00B94E38">
        <w:t>1</w:t>
      </w:r>
      <w:r w:rsidRPr="00B94E38">
        <w:t xml:space="preserve">1.1: Output </w:t>
      </w:r>
      <w:r w:rsidR="00BF14A4" w:rsidRPr="00BF14A4">
        <w:t>from the</w:t>
      </w:r>
      <w:r w:rsidR="00BF14A4" w:rsidRPr="002623F9">
        <w:rPr>
          <w:sz w:val="22"/>
          <w:szCs w:val="22"/>
        </w:rPr>
        <w:t xml:space="preserve"> </w:t>
      </w:r>
      <w:r w:rsidR="00BF14A4" w:rsidRPr="00B94E38">
        <w:rPr>
          <w:rStyle w:val="VerbatimChar"/>
          <w:szCs w:val="22"/>
        </w:rPr>
        <w:t>colorContrast()</w:t>
      </w:r>
      <w:r w:rsidR="00BF14A4" w:rsidRPr="00B94E38">
        <w:t xml:space="preserve"> function</w:t>
      </w:r>
      <w:r w:rsidR="00BF14A4" w:rsidRPr="00BF14A4">
        <w:t xml:space="preserve"> </w:t>
      </w:r>
      <w:r w:rsidRPr="00BF14A4">
        <w:t>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4CBF0ABC"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r>
        <w:rPr>
          <w:rStyle w:val="VerbatimChar"/>
        </w:rPr>
        <w:t>colorContrastPlot()</w:t>
      </w:r>
      <w:r>
        <w:t xml:space="preserve"> function provided by </w:t>
      </w:r>
      <w:r>
        <w:rPr>
          <w:i/>
          <w:iCs/>
        </w:rPr>
        <w:lastRenderedPageBreak/>
        <w:t>aqp</w:t>
      </w:r>
      <w:r>
        <w:t xml:space="preserve">. For example, the differences between typical dry and moist soil colors for the Musick soil series </w:t>
      </w:r>
      <w:r w:rsidR="00B9491C">
        <w:t>(</w:t>
      </w:r>
      <w:r w:rsidR="00B9491C" w:rsidRPr="00B9491C">
        <w:t>Fine-loamy, mixed, semiactive, mesic Ultic Haploxeralfs</w:t>
      </w:r>
      <w:r w:rsidR="00B9491C">
        <w:t xml:space="preserve">) </w:t>
      </w:r>
      <w:r>
        <w:t>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15F6DF9"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w:t>
      </w:r>
      <w:r w:rsidR="005D79E3">
        <w:t>. Hue is split across panels</w:t>
      </w:r>
      <w:r>
        <w:t xml:space="preserve"> in a familiar format with Munsell chroma on the x-axis</w:t>
      </w:r>
      <w:r w:rsidR="005D79E3">
        <w:t xml:space="preserve"> and </w:t>
      </w:r>
      <w:r>
        <w:t>value on the y-axis.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8" w:name="soil-profile-sketches"/>
      <w:bookmarkEnd w:id="13"/>
      <w:bookmarkEnd w:id="17"/>
      <w:r>
        <w:rPr>
          <w:rStyle w:val="SectionNumber"/>
        </w:rPr>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36814CE8" w:rsidR="00623CAA" w:rsidRDefault="00CF2B15">
      <w:pPr>
        <w:pStyle w:val="ImageCaption"/>
      </w:pPr>
      <w:r>
        <w:t xml:space="preserve">Figure </w:t>
      </w:r>
      <w:r w:rsidR="00807ECE">
        <w:t>1</w:t>
      </w:r>
      <w:r>
        <w:t>1.6: Illustration of an idealized hillslope catena for soil components from two adjacent map</w:t>
      </w:r>
      <w:r w:rsidR="0053456D">
        <w:t xml:space="preserve"> </w:t>
      </w:r>
      <w:r>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45CE2207" w:rsidR="00623CAA" w:rsidRDefault="00CF2B15">
      <w:pPr>
        <w:pStyle w:val="BodyText"/>
      </w:pPr>
      <w:r>
        <w:t xml:space="preserve">The </w:t>
      </w:r>
      <w:r>
        <w:rPr>
          <w:rStyle w:val="VerbatimChar"/>
        </w:rPr>
        <w:t>plotSPC()</w:t>
      </w:r>
      <w:r>
        <w:t xml:space="preserve"> function </w:t>
      </w:r>
      <w:r w:rsidR="007A645B">
        <w:t xml:space="preserve">in the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w:t>
      </w:r>
      <w:r>
        <w:rPr>
          <w:rStyle w:val="VerbatimChar"/>
        </w:rPr>
        <w:t>plotSPC()</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w:t>
      </w:r>
      <w:r>
        <w:lastRenderedPageBreak/>
        <w:t xml:space="preserve">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9" w:name="functional-horizon-aggregation"/>
      <w:bookmarkEnd w:id="18"/>
      <w:r>
        <w:rPr>
          <w:rStyle w:val="SectionNumber"/>
        </w:rPr>
        <w:t>1</w:t>
      </w:r>
      <w:r w:rsidR="00CF2B15">
        <w:rPr>
          <w:rStyle w:val="SectionNumber"/>
        </w:rPr>
        <w:t>1.3.3</w:t>
      </w:r>
      <w:r w:rsidR="00CF2B15">
        <w:tab/>
        <w:t>Functional Horizon Aggregation</w:t>
      </w:r>
    </w:p>
    <w:p w14:paraId="2A5C2755" w14:textId="1B5E54B9" w:rsidR="00EB6289"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w:t>
      </w:r>
      <w:r w:rsidR="00AB4E40">
        <w:t>,</w:t>
      </w:r>
      <w:r>
        <w:t xml:space="preserve"> and parent material discontinuities. Horizon designations convey a </w:t>
      </w:r>
      <w:r w:rsidR="00620E19">
        <w:t>qualitative description</w:t>
      </w:r>
      <w:r>
        <w:t xml:space="preserve"> of</w:t>
      </w:r>
      <w:r w:rsidR="00620E19">
        <w:t xml:space="preserve"> </w:t>
      </w:r>
      <w:r>
        <w:t>soil properties</w:t>
      </w:r>
      <w:r w:rsidR="00DC4649">
        <w:t xml:space="preserve"> and process</w:t>
      </w:r>
      <w:r>
        <w:t xml:space="preserve"> while allowing </w:t>
      </w:r>
      <w:r w:rsidR="00620E19">
        <w:t>flexibility</w:t>
      </w:r>
      <w:r>
        <w:t xml:space="preserve"> in how horizon designations are applied. Experienced soil scientists will generally apply horizon nomenclature </w:t>
      </w:r>
      <w:r w:rsidR="00EB6289">
        <w:t>consistently</w:t>
      </w:r>
      <w:r>
        <w:t xml:space="preserve"> </w:t>
      </w:r>
      <w:r w:rsidR="00EB6289">
        <w:t>from site to site and through time</w:t>
      </w:r>
      <w:r>
        <w:t xml:space="preserve"> due to the rigid guidelines and definitions of their application. </w:t>
      </w:r>
      <w:r w:rsidR="00EB6289">
        <w:t xml:space="preserve">However, among a group of soil scientists there will be variability in the exact designations used—each having their own </w:t>
      </w:r>
      <w:r w:rsidR="00893227">
        <w:t xml:space="preserve">unique training, field </w:t>
      </w:r>
      <w:r w:rsidR="00EB6289">
        <w:t>experiences</w:t>
      </w:r>
      <w:r w:rsidR="00893227">
        <w:t xml:space="preserve">, </w:t>
      </w:r>
      <w:r w:rsidR="00EB6289">
        <w:t>and tendencies towards “lumping” (describing fewer and thicker horizons) or “splitting” (describing more and thinner horizons).</w:t>
      </w:r>
    </w:p>
    <w:p w14:paraId="0FA6515A" w14:textId="38B3D534" w:rsidR="00623CAA" w:rsidRDefault="00CF2B15">
      <w:pPr>
        <w:pStyle w:val="FirstParagraph"/>
      </w:pPr>
      <w:r>
        <w:t xml:space="preserve">Building on </w:t>
      </w:r>
      <w:r w:rsidR="003D4243">
        <w:t xml:space="preserve">the </w:t>
      </w:r>
      <w:r w:rsidR="0079193B">
        <w:t xml:space="preserve">interpretation of </w:t>
      </w:r>
      <w:r w:rsidR="003D4243">
        <w:t>horizon designations</w:t>
      </w:r>
      <w:r>
        <w:t xml:space="preserve">, </w:t>
      </w:r>
      <w:r w:rsidR="009526BB">
        <w:t xml:space="preserve">the </w:t>
      </w:r>
      <w:r>
        <w:t xml:space="preserve">Generalized Horizon Label (GHL) </w:t>
      </w:r>
      <w:r w:rsidR="009526BB">
        <w:t xml:space="preserve">concept </w:t>
      </w:r>
      <w:r>
        <w:t xml:space="preserve">seeks to unify </w:t>
      </w:r>
      <w:r w:rsidR="002F6751">
        <w:t xml:space="preserve">functionally </w:t>
      </w:r>
      <w:r>
        <w:t xml:space="preserve">similar </w:t>
      </w:r>
      <w:r w:rsidR="002F6751">
        <w:t xml:space="preserve">horizon designations </w:t>
      </w:r>
      <w:r>
        <w:t>for the purpose of aggregation, analysis, and summary operations</w:t>
      </w:r>
      <w:r w:rsidR="000F7E0A">
        <w:t xml:space="preserve"> </w:t>
      </w:r>
      <w:r>
        <w:t xml:space="preserve">(Beaudette, Roudier, and Skovlin 2016; Roecker et al. 2016). </w:t>
      </w:r>
      <w:commentRangeStart w:id="20"/>
      <w:commentRangeStart w:id="21"/>
      <w:ins w:id="22" w:author="Skovlin, Jay - NRCS, Missoula, MT" w:date="2022-04-08T12:11:00Z">
        <w:r w:rsidR="003F5D71">
          <w:t xml:space="preserve">The conceptual approach </w:t>
        </w:r>
      </w:ins>
      <w:ins w:id="23" w:author="Skovlin, Jay - NRCS, Missoula, MT" w:date="2022-04-08T12:12:00Z">
        <w:r w:rsidR="003F5D71">
          <w:t>of</w:t>
        </w:r>
      </w:ins>
      <w:ins w:id="24" w:author="Skovlin, Jay - NRCS, Missoula, MT" w:date="2022-04-08T12:11:00Z">
        <w:r w:rsidR="003F5D71">
          <w:t xml:space="preserve"> functional aggregations of horizons </w:t>
        </w:r>
      </w:ins>
      <w:ins w:id="25" w:author="Skovlin, Jay - NRCS, Missoula, MT" w:date="2022-04-08T12:12:00Z">
        <w:r w:rsidR="003F5D71">
          <w:t>within</w:t>
        </w:r>
      </w:ins>
      <w:ins w:id="26" w:author="Skovlin, Jay - NRCS, Missoula, MT" w:date="2022-04-08T12:11:00Z">
        <w:r w:rsidR="003F5D71">
          <w:t xml:space="preserve"> collections of soil profiles  has been attempted as a framework for developing pedotransfer functions</w:t>
        </w:r>
      </w:ins>
      <w:ins w:id="27" w:author="Skovlin, Jay - NRCS, Missoula, MT" w:date="2022-04-08T12:12:00Z">
        <w:r w:rsidR="003F5D71">
          <w:t>(Wagenet, Bouma, and Grossman 1991)</w:t>
        </w:r>
      </w:ins>
      <w:ins w:id="28" w:author="Skovlin, Jay - NRCS, Missoula, MT" w:date="2022-04-08T12:11:00Z">
        <w:r w:rsidR="003F5D71">
          <w:t>.</w:t>
        </w:r>
        <w:commentRangeEnd w:id="20"/>
        <w:r w:rsidR="003F5D71">
          <w:rPr>
            <w:rStyle w:val="CommentReference"/>
          </w:rPr>
          <w:commentReference w:id="20"/>
        </w:r>
        <w:commentRangeEnd w:id="21"/>
        <w:r w:rsidR="003F5D71">
          <w:rPr>
            <w:rStyle w:val="CommentReference"/>
          </w:rPr>
          <w:commentReference w:id="21"/>
        </w:r>
      </w:ins>
      <w:r>
        <w:t xml:space="preserve">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xml:space="preserve">. </w:t>
      </w:r>
      <w:del w:id="29" w:author="Skovlin, Jay - NRCS, Missoula, MT" w:date="2022-04-08T12:11:00Z">
        <w:r w:rsidDel="003F5D71">
          <w:delText xml:space="preserve">The aggregations </w:delText>
        </w:r>
      </w:del>
      <w:del w:id="30" w:author="Skovlin, Jay - NRCS, Missoula, MT" w:date="2022-04-08T12:08:00Z">
        <w:r w:rsidDel="003F5D71">
          <w:delText>into GHL provide a way to convey functional</w:delText>
        </w:r>
      </w:del>
      <w:del w:id="31" w:author="Skovlin, Jay - NRCS, Missoula, MT" w:date="2022-04-08T12:11:00Z">
        <w:r w:rsidDel="003F5D71">
          <w:delText xml:space="preserve"> horizons for collections of soil profiles</w:delText>
        </w:r>
      </w:del>
      <w:del w:id="32" w:author="Skovlin, Jay - NRCS, Missoula, MT" w:date="2022-04-08T12:10:00Z">
        <w:r w:rsidDel="003F5D71">
          <w:delText xml:space="preserve">, such summary concepts can be </w:delText>
        </w:r>
      </w:del>
      <w:del w:id="33" w:author="Skovlin, Jay - NRCS, Missoula, MT" w:date="2022-04-08T12:11:00Z">
        <w:r w:rsidDel="003F5D71">
          <w:delText>extended to pedotransfer functions</w:delText>
        </w:r>
      </w:del>
      <w:del w:id="34" w:author="Skovlin, Jay - NRCS, Missoula, MT" w:date="2022-04-08T12:09:00Z">
        <w:r w:rsidDel="003F5D71">
          <w:delText xml:space="preserve"> (Wagenet, Bouma, and Grossman 1991)</w:delText>
        </w:r>
      </w:del>
      <w:del w:id="35" w:author="Skovlin, Jay - NRCS, Missoula, MT" w:date="2022-04-08T12:11:00Z">
        <w:r w:rsidDel="003F5D71">
          <w:delText>.</w:delText>
        </w:r>
      </w:del>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matched to an identified vector of horizonation by the </w:t>
      </w:r>
      <w:r>
        <w:rPr>
          <w:rStyle w:val="VerbatimChar"/>
        </w:rPr>
        <w:t>generalize.hz()</w:t>
      </w:r>
      <w:r>
        <w:t xml:space="preserve"> function in the </w:t>
      </w:r>
      <w:r>
        <w:rPr>
          <w:i/>
          <w:iCs/>
        </w:rPr>
        <w:t>aqp</w:t>
      </w:r>
      <w:r w:rsidRPr="00DC311A">
        <w:rPr>
          <w:b/>
          <w:bCs/>
        </w:rPr>
        <w:t xml:space="preserve"> </w:t>
      </w:r>
      <w:bookmarkStart w:id="36" w:name="_Hlk99978347"/>
      <w:r w:rsidRPr="00DC311A">
        <w:rPr>
          <w:b/>
          <w:bCs/>
        </w:rPr>
        <w:t>R</w:t>
      </w:r>
      <w:bookmarkEnd w:id="36"/>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2FE506EE" w:rsidR="00623CAA" w:rsidRDefault="00CF2B15">
      <w:pPr>
        <w:pStyle w:val="ImageCaption"/>
      </w:pPr>
      <w:r>
        <w:t xml:space="preserve">Figure </w:t>
      </w:r>
      <w:r w:rsidR="00807ECE">
        <w:t>1</w:t>
      </w:r>
      <w:r>
        <w:t xml:space="preserve">1.7: A series of </w:t>
      </w:r>
      <w:r w:rsidR="0053456D">
        <w:t>generalized horizon labels (</w:t>
      </w:r>
      <w:r>
        <w:t>GHL</w:t>
      </w:r>
      <w:r w:rsidR="0053456D">
        <w:t>)</w:t>
      </w:r>
      <w:r>
        <w:t xml:space="preserve">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7B671210" w:rsidR="00623CAA" w:rsidRDefault="00CF2B15">
      <w:pPr>
        <w:pStyle w:val="BodyText"/>
      </w:pPr>
      <w:r>
        <w:t xml:space="preserve">The </w:t>
      </w:r>
      <w:r>
        <w:rPr>
          <w:rStyle w:val="VerbatimChar"/>
        </w:rPr>
        <w:t>depthOf()</w:t>
      </w:r>
      <w:r>
        <w:t xml:space="preserve"> family of functions also utilize REGEX pattern matching of horizon designation</w:t>
      </w:r>
      <w:r w:rsidR="00C44C35">
        <w:t>s</w:t>
      </w:r>
      <w:r>
        <w:t xml:space="preserve"> to </w:t>
      </w:r>
      <w:r w:rsidR="007D2092">
        <w:t>determine</w:t>
      </w:r>
      <w:r>
        <w:t xml:space="preserve"> the depth </w:t>
      </w:r>
      <w:r w:rsidR="00C44C35">
        <w:t>to horizons with matching designation</w:t>
      </w:r>
      <w:r w:rsidR="00F272E4">
        <w:t>. For example</w:t>
      </w:r>
      <w:r w:rsidR="002623F9">
        <w:t>,</w:t>
      </w:r>
      <w:r w:rsidR="00F272E4">
        <w:t xml:space="preserve"> the pattern “Bt” would match all horizon designations </w:t>
      </w:r>
      <w:r w:rsidR="005B0766">
        <w:t xml:space="preserve">containing </w:t>
      </w:r>
      <w:r w:rsidR="00F272E4">
        <w:t>“Bt” (case sensitive)</w:t>
      </w:r>
      <w:r>
        <w:t xml:space="preserve">. </w:t>
      </w:r>
      <w:r w:rsidR="00C44C35">
        <w:t xml:space="preserve">Within a </w:t>
      </w:r>
      <w:r w:rsidR="00C44C35" w:rsidRPr="002623F9">
        <w:rPr>
          <w:rFonts w:ascii="Consolas" w:hAnsi="Consolas"/>
          <w:sz w:val="22"/>
          <w:szCs w:val="22"/>
        </w:rPr>
        <w:t>SoilProfileCollection</w:t>
      </w:r>
      <w:r w:rsidR="007D2092">
        <w:t>,</w:t>
      </w:r>
      <w:r>
        <w:t xml:space="preserve"> </w:t>
      </w:r>
      <w:r w:rsidR="00C44C35">
        <w:t>the</w:t>
      </w:r>
      <w:r>
        <w:t xml:space="preserve">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Figure 1</w:t>
      </w:r>
      <w:r w:rsidR="001F5826">
        <w:t>1</w:t>
      </w:r>
      <w:r>
        <w:t xml:space="preserve">.7 have been sorted by values returned by the </w:t>
      </w:r>
      <w:r>
        <w:rPr>
          <w:rStyle w:val="VerbatimChar"/>
        </w:rPr>
        <w:t>depthOf()</w:t>
      </w:r>
      <w:r>
        <w:t xml:space="preserve"> function, first according to depth of “3Bt4” GHL and second according to depth of “2Bt3” GHL.</w:t>
      </w:r>
    </w:p>
    <w:p w14:paraId="76C43827" w14:textId="15A31DD9" w:rsidR="00623CAA" w:rsidRDefault="00CF2B15">
      <w:pPr>
        <w:pStyle w:val="Heading3"/>
      </w:pPr>
      <w:bookmarkStart w:id="37" w:name="change-of-support"/>
      <w:bookmarkEnd w:id="19"/>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r>
        <w:rPr>
          <w:rStyle w:val="VerbatimChar"/>
        </w:rPr>
        <w:t>dice()</w:t>
      </w:r>
      <w:r>
        <w:t xml:space="preserve"> function (Figure 1</w:t>
      </w:r>
      <w:r w:rsidR="001F5826">
        <w:t>1</w:t>
      </w:r>
      <w:r>
        <w:t xml:space="preserve">.8A). The </w:t>
      </w:r>
      <w:r>
        <w:rPr>
          <w:rStyle w:val="VerbatimChar"/>
        </w:rPr>
        <w:t>segment()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spc2mpspline()</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3E9D0AD4"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r>
        <w:rPr>
          <w:rStyle w:val="VerbatimChar"/>
        </w:rPr>
        <w:t>slab()</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38" w:name="numerical-classification-of-soils"/>
      <w:bookmarkEnd w:id="12"/>
      <w:bookmarkEnd w:id="37"/>
      <w:r>
        <w:rPr>
          <w:rStyle w:val="SectionNumber"/>
        </w:rPr>
        <w:t>1</w:t>
      </w:r>
      <w:r w:rsidR="00CF2B15">
        <w:rPr>
          <w:rStyle w:val="SectionNumber"/>
        </w:rPr>
        <w:t>1.4</w:t>
      </w:r>
      <w:r w:rsidR="00CF2B15">
        <w:tab/>
        <w:t>Numerical Classification of Soils</w:t>
      </w:r>
    </w:p>
    <w:p w14:paraId="1D948122" w14:textId="10E88263" w:rsidR="00623CAA" w:rsidRDefault="00CF2B15">
      <w:pPr>
        <w:pStyle w:val="FirstParagraph"/>
      </w:pPr>
      <w:r>
        <w:t xml:space="preserve">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(Chesworth et al. 2008). A “numerical taxonomy” (Sneath and Sokal </w:t>
      </w:r>
      <w:r>
        <w:lastRenderedPageBreak/>
        <w:t>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057E6B80" w:rsidR="00623CAA" w:rsidRDefault="00CF2B15">
      <w:pPr>
        <w:pStyle w:val="ImageCaption"/>
      </w:pPr>
      <w:r>
        <w:t xml:space="preserve">Figure </w:t>
      </w:r>
      <w:r w:rsidR="00807ECE">
        <w:t>1</w:t>
      </w:r>
      <w:r>
        <w:t xml:space="preserve">1.9: Graphical outline of the </w:t>
      </w:r>
      <w:r w:rsidR="007D1253">
        <w:t>Numerical Classification of Soil Profiles (</w:t>
      </w:r>
      <w:r>
        <w:t>NCSP</w:t>
      </w:r>
      <w:r w:rsidR="007D1253">
        <w:t>)</w:t>
      </w:r>
      <w:r>
        <w:t xml:space="preserve"> algorithm. Figure c/o Jon Maynard, adapted from Maynard et al. (2020).</w:t>
      </w:r>
    </w:p>
    <w:p w14:paraId="6CB81728" w14:textId="277018E8" w:rsidR="00623CAA" w:rsidRDefault="00CF2B15">
      <w:pPr>
        <w:pStyle w:val="BodyText"/>
      </w:pPr>
      <w:r>
        <w:t xml:space="preserve">The NCSP (Numerical Comparison of Soil Profiles) algorithm, implemented in the </w:t>
      </w:r>
      <w:r>
        <w:rPr>
          <w:i/>
          <w:iCs/>
        </w:rPr>
        <w:t>aqp</w:t>
      </w:r>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boolean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O’Geen (2013). The resulting dissimilarity matrix can be used to assist with topics ranging from initial mapping (“similar/dissimilar” soils), comparisons below family-level </w:t>
      </w:r>
      <w:r w:rsidR="00E41A5A">
        <w:t xml:space="preserve">classification in </w:t>
      </w:r>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4BB91439" w:rsidR="00623CAA" w:rsidRDefault="00CF2B15">
      <w:pPr>
        <w:pStyle w:val="ImageCaption"/>
      </w:pPr>
      <w:r>
        <w:t xml:space="preserve">Figure </w:t>
      </w:r>
      <w:r w:rsidR="00807ECE">
        <w:t>1</w:t>
      </w:r>
      <w:r>
        <w:t xml:space="preserve">1.10: Soil profile sketches from Figure 7, arranged according to divisive hierarchical clustering of the distance matrix generated by the </w:t>
      </w:r>
      <w:r w:rsidR="00BD4B07">
        <w:t>Numerical Classification of Soil Profiles (</w:t>
      </w:r>
      <w:r>
        <w:t>NCSP</w:t>
      </w:r>
      <w:r w:rsidR="00BD4B07">
        <w:t>)</w:t>
      </w:r>
      <w:r>
        <w:t xml:space="preserve"> algorithm.</w:t>
      </w:r>
    </w:p>
    <w:p w14:paraId="3B171F84" w14:textId="6566997D"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 sketches with the </w:t>
      </w:r>
      <w:r>
        <w:rPr>
          <w:rStyle w:val="VerbatimChar"/>
        </w:rPr>
        <w:t>plotProfileDendrogram()</w:t>
      </w:r>
      <w:r>
        <w:t xml:space="preserve"> function from the </w:t>
      </w:r>
      <w:r w:rsidRPr="00F963FC">
        <w:rPr>
          <w:rStyle w:val="VerbatimChar"/>
          <w:i/>
          <w:iCs/>
        </w:rPr>
        <w:t>sharpshootR</w:t>
      </w:r>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39" w:name="water-balance"/>
      <w:bookmarkEnd w:id="38"/>
      <w:r>
        <w:rPr>
          <w:rStyle w:val="SectionNumber"/>
        </w:rPr>
        <w:t>1</w:t>
      </w:r>
      <w:r w:rsidR="00807ECE">
        <w:rPr>
          <w:rStyle w:val="SectionNumber"/>
        </w:rPr>
        <w:t>1</w:t>
      </w:r>
      <w:r>
        <w:rPr>
          <w:rStyle w:val="SectionNumber"/>
        </w:rPr>
        <w:t>.5</w:t>
      </w:r>
      <w:r>
        <w:tab/>
        <w:t>Water Balance</w:t>
      </w:r>
    </w:p>
    <w:p w14:paraId="64CDFEBD" w14:textId="0EEF0E3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Lutz</w:t>
      </w:r>
      <w:ins w:id="40" w:author="Skovlin, Jay - NRCS, Missoula, MT" w:date="2022-04-08T11:16:00Z">
        <w:r w:rsidR="006F1E8A">
          <w:t>, Franklin, and</w:t>
        </w:r>
      </w:ins>
      <w:r w:rsidR="00CF2B15">
        <w:t xml:space="preserve"> </w:t>
      </w:r>
      <w:ins w:id="41" w:author="Skovlin, Jay - NRCS, Missoula, MT" w:date="2022-04-08T11:16:00Z">
        <w:r w:rsidR="006F1E8A">
          <w:t xml:space="preserve">Wagtendonk </w:t>
        </w:r>
      </w:ins>
      <w:r w:rsidR="00CF2B15">
        <w:t>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4960138E" w:rsidR="00623CAA" w:rsidRDefault="00CF2B15">
      <w:pPr>
        <w:pStyle w:val="ImageCaption"/>
      </w:pPr>
      <w:r>
        <w:t xml:space="preserve">Figure </w:t>
      </w:r>
      <w:r w:rsidR="00807ECE">
        <w:t>1</w:t>
      </w:r>
      <w:r>
        <w:t>1.11: Comparison of annual water balance metrics (</w:t>
      </w:r>
      <w:r w:rsidR="006729E0">
        <w:t xml:space="preserve">volumetric water content </w:t>
      </w:r>
      <w:r>
        <w:t xml:space="preserve">and </w:t>
      </w:r>
      <w:r w:rsidR="0006020A">
        <w:t>precipitation</w:t>
      </w:r>
      <w:r>
        <w:t xml:space="preserve">) for 2018 at </w:t>
      </w:r>
      <w:r w:rsidR="0019715A">
        <w:t>Soil Climate Analysis Network (</w:t>
      </w:r>
      <w:r>
        <w:t>SCAN</w:t>
      </w:r>
      <w:r w:rsidR="0019715A">
        <w:t>)</w:t>
      </w:r>
      <w:r>
        <w:t xml:space="preserve"> station 2194 in the Ozark Highlands.</w:t>
      </w:r>
    </w:p>
    <w:p w14:paraId="261DEAA3" w14:textId="3ED2D990" w:rsidR="00623CAA" w:rsidRDefault="00CF2B15">
      <w:pPr>
        <w:pStyle w:val="BodyText"/>
      </w:pPr>
      <w:r w:rsidRPr="00AC08D3">
        <w:t xml:space="preserve">The </w:t>
      </w:r>
      <w:r w:rsidRPr="007951EB">
        <w:rPr>
          <w:rStyle w:val="VerbatimChar"/>
          <w:rFonts w:asciiTheme="minorHAnsi" w:hAnsiTheme="minorHAnsi"/>
          <w:i/>
          <w:iCs/>
          <w:sz w:val="24"/>
        </w:rPr>
        <w:t>sharpshootR</w:t>
      </w:r>
      <w:r w:rsidRPr="00AC08D3">
        <w:t xml:space="preserve"> package provides methods</w:t>
      </w:r>
      <w:r>
        <w:t xml:space="preserve">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w:t>
      </w:r>
      <w:r w:rsidR="00C77448">
        <w:t xml:space="preserve"> </w:t>
      </w:r>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(monthlyWB()</w:t>
      </w:r>
      <w:r w:rsidR="003B7B32">
        <w:t xml:space="preserve"> and </w:t>
      </w:r>
      <w:r>
        <w:rPr>
          <w:rStyle w:val="VerbatimChar"/>
        </w:rPr>
        <w:t>dailyWB()</w:t>
      </w:r>
      <w:r w:rsidR="003B7B32">
        <w:rPr>
          <w:rStyle w:val="VerbatimChar"/>
          <w:rFonts w:asciiTheme="minorHAnsi" w:hAnsiTheme="minorHAnsi"/>
        </w:rPr>
        <w:t xml:space="preserve"> functions)</w:t>
      </w:r>
      <w:r>
        <w:t xml:space="preserve">. </w:t>
      </w:r>
      <w:r w:rsidR="003B7B32">
        <w:t xml:space="preserve">The </w:t>
      </w:r>
      <w:r>
        <w:rPr>
          <w:rStyle w:val="VerbatimChar"/>
        </w:rPr>
        <w:t>prepareDailyClimateData()</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r>
        <w:rPr>
          <w:rStyle w:val="VerbatimChar"/>
        </w:rPr>
        <w:t>dailyWB_SSURGO()</w:t>
      </w:r>
      <w:r>
        <w:t>.</w:t>
      </w:r>
    </w:p>
    <w:p w14:paraId="64BF36D8" w14:textId="64895C92" w:rsidR="00623CAA" w:rsidRDefault="00CF2B15">
      <w:pPr>
        <w:pStyle w:val="BodyText"/>
      </w:pPr>
      <w:r>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r w:rsidR="002B6F0F">
        <w:t xml:space="preserve">soil characterization </w:t>
      </w:r>
      <w:r>
        <w:t xml:space="preserve">data in the Kellogg Soil Survey Laboratory (KSSL) </w:t>
      </w:r>
      <w:r w:rsidR="002B6F0F">
        <w:t>records</w:t>
      </w:r>
      <w:r>
        <w:t xml:space="preserve">. The data in Figure </w:t>
      </w:r>
      <w:r w:rsidR="001F5826">
        <w:t>1</w:t>
      </w:r>
      <w:r>
        <w:t xml:space="preserve">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42" w:name="conclusions"/>
      <w:bookmarkEnd w:id="39"/>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geopedologic concepts.</w:t>
      </w:r>
    </w:p>
    <w:p w14:paraId="6183AD1F" w14:textId="7D0D6163" w:rsidR="00987434"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r w:rsidR="005D7F98">
        <w:t>open source</w:t>
      </w:r>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50972FB0" w14:textId="7613D5D3" w:rsidR="00AF586B" w:rsidRDefault="00AF586B">
      <w:pPr>
        <w:pStyle w:val="Heading1"/>
      </w:pPr>
      <w:r>
        <w:t>Supplementary Information</w:t>
      </w:r>
    </w:p>
    <w:p w14:paraId="71FEE70D" w14:textId="72475664" w:rsidR="00AF586B" w:rsidRPr="00B94E38" w:rsidRDefault="0032727C" w:rsidP="002623F9">
      <w:pPr>
        <w:pStyle w:val="BodyText"/>
      </w:pPr>
      <w:r>
        <w:t>Annotated</w:t>
      </w:r>
      <w:r w:rsidR="00AF586B">
        <w:t xml:space="preserve"> </w:t>
      </w:r>
      <w:r w:rsidR="00AF586B">
        <w:rPr>
          <w:b/>
          <w:bCs/>
        </w:rPr>
        <w:t>R</w:t>
      </w:r>
      <w:r w:rsidR="00AF586B">
        <w:t xml:space="preserve"> code used to create the figures and table within this chapter are posted at </w:t>
      </w:r>
      <w:r w:rsidRPr="002623F9">
        <w:rPr>
          <w:rFonts w:ascii="Consolas" w:hAnsi="Consolas"/>
          <w:sz w:val="22"/>
          <w:szCs w:val="22"/>
        </w:rPr>
        <w:t>https://github.com/ncss-tech/geopedology-chapter</w:t>
      </w:r>
      <w:r w:rsidR="00AF586B">
        <w:t xml:space="preserve">. The following package versions were used during the </w:t>
      </w:r>
      <w:r w:rsidR="0033667A">
        <w:t>preparation</w:t>
      </w:r>
      <w:r w:rsidR="00AF586B">
        <w:t xml:space="preserve"> of this content: </w:t>
      </w:r>
      <w:r w:rsidR="00AF586B" w:rsidRPr="002623F9">
        <w:rPr>
          <w:i/>
          <w:iCs/>
        </w:rPr>
        <w:t>aqp</w:t>
      </w:r>
      <w:r w:rsidR="00AF586B">
        <w:t xml:space="preserve"> 1.42, </w:t>
      </w:r>
      <w:r w:rsidR="00AF586B" w:rsidRPr="002623F9">
        <w:rPr>
          <w:i/>
          <w:iCs/>
        </w:rPr>
        <w:t>soilDB</w:t>
      </w:r>
      <w:r w:rsidR="00AF586B">
        <w:t xml:space="preserve"> 2.6.14, and </w:t>
      </w:r>
      <w:r w:rsidR="00AF586B" w:rsidRPr="002623F9">
        <w:rPr>
          <w:i/>
          <w:iCs/>
        </w:rPr>
        <w:t>sharpshootR</w:t>
      </w:r>
      <w:r w:rsidR="00AF586B">
        <w:t xml:space="preserve"> 1.9.1.</w:t>
      </w:r>
    </w:p>
    <w:p w14:paraId="04F72677" w14:textId="77777777" w:rsidR="00623CAA" w:rsidRDefault="00CF2B15">
      <w:pPr>
        <w:pStyle w:val="Heading1"/>
      </w:pPr>
      <w:bookmarkStart w:id="43" w:name="references"/>
      <w:bookmarkEnd w:id="0"/>
      <w:bookmarkEnd w:id="42"/>
      <w:r>
        <w:lastRenderedPageBreak/>
        <w:t>References</w:t>
      </w:r>
    </w:p>
    <w:p w14:paraId="188B5CB4" w14:textId="19FE3A0A" w:rsidR="00623CAA" w:rsidDel="005932A5" w:rsidRDefault="00CF2B15">
      <w:pPr>
        <w:pStyle w:val="Bibliography"/>
        <w:rPr>
          <w:moveFrom w:id="44" w:author="Skovlin, Jay - NRCS, Missoula, MT" w:date="2022-04-08T11:05:00Z"/>
        </w:rPr>
      </w:pPr>
      <w:bookmarkStart w:id="45" w:name="ref-zeileis_colorspace_pkg2020"/>
      <w:bookmarkStart w:id="46" w:name="refs"/>
      <w:moveFromRangeStart w:id="47" w:author="Skovlin, Jay - NRCS, Missoula, MT" w:date="2022-04-08T11:05:00Z" w:name="move100308363"/>
      <w:moveFrom w:id="48" w:author="Skovlin, Jay - NRCS, Missoula, MT" w:date="2022-04-08T11:05:00Z">
        <w:r w:rsidDel="005932A5">
          <w:t>Zeileis</w:t>
        </w:r>
        <w:r w:rsidR="002E6C98" w:rsidDel="005932A5">
          <w:t>, A.,</w:t>
        </w:r>
        <w:r w:rsidDel="005932A5">
          <w:t xml:space="preserve"> Fisher</w:t>
        </w:r>
        <w:r w:rsidR="002E6C98" w:rsidDel="005932A5">
          <w:t>,</w:t>
        </w:r>
        <w:r w:rsidDel="005932A5">
          <w:t xml:space="preserve"> J</w:t>
        </w:r>
        <w:r w:rsidR="002E6C98" w:rsidDel="005932A5">
          <w:t>.</w:t>
        </w:r>
        <w:r w:rsidDel="005932A5">
          <w:t>C</w:t>
        </w:r>
        <w:r w:rsidR="002E6C98" w:rsidDel="005932A5">
          <w:t>.</w:t>
        </w:r>
        <w:r w:rsidDel="005932A5">
          <w:t>, Hornik</w:t>
        </w:r>
        <w:r w:rsidR="002E6C98" w:rsidDel="005932A5">
          <w:t>,</w:t>
        </w:r>
        <w:r w:rsidDel="005932A5">
          <w:t xml:space="preserve"> K</w:t>
        </w:r>
        <w:r w:rsidR="002E6C98" w:rsidDel="005932A5">
          <w:t>.</w:t>
        </w:r>
        <w:r w:rsidDel="005932A5">
          <w:t>, Ihaka</w:t>
        </w:r>
        <w:r w:rsidR="002E6C98" w:rsidDel="005932A5">
          <w:t>,</w:t>
        </w:r>
        <w:r w:rsidDel="005932A5">
          <w:t xml:space="preserve"> R</w:t>
        </w:r>
        <w:r w:rsidR="002E6C98" w:rsidDel="005932A5">
          <w:t>.</w:t>
        </w:r>
        <w:r w:rsidDel="005932A5">
          <w:t>, McWhite</w:t>
        </w:r>
        <w:r w:rsidR="002E6C98" w:rsidDel="005932A5">
          <w:t>,</w:t>
        </w:r>
        <w:r w:rsidDel="005932A5">
          <w:t xml:space="preserve"> C</w:t>
        </w:r>
        <w:r w:rsidR="002E6C98" w:rsidDel="005932A5">
          <w:t>.</w:t>
        </w:r>
        <w:r w:rsidDel="005932A5">
          <w:t>D</w:t>
        </w:r>
        <w:r w:rsidR="002E6C98" w:rsidDel="005932A5">
          <w:t>.</w:t>
        </w:r>
        <w:r w:rsidDel="005932A5">
          <w:t>, Murrel</w:t>
        </w:r>
        <w:r w:rsidR="002E6C98" w:rsidDel="005932A5">
          <w:t>,</w:t>
        </w:r>
        <w:r w:rsidDel="005932A5">
          <w:t>l P</w:t>
        </w:r>
        <w:r w:rsidR="002E6C98" w:rsidDel="005932A5">
          <w:t>.</w:t>
        </w:r>
        <w:r w:rsidDel="005932A5">
          <w:t>, Stauffer</w:t>
        </w:r>
        <w:r w:rsidR="002E6C98" w:rsidDel="005932A5">
          <w:t>,</w:t>
        </w:r>
        <w:r w:rsidDel="005932A5">
          <w:t xml:space="preserve"> R</w:t>
        </w:r>
        <w:r w:rsidR="002E6C98" w:rsidDel="005932A5">
          <w:t>.</w:t>
        </w:r>
        <w:r w:rsidDel="005932A5">
          <w:t>, and Wilke</w:t>
        </w:r>
        <w:r w:rsidR="002E6C98" w:rsidDel="005932A5">
          <w:t>,</w:t>
        </w:r>
        <w:r w:rsidDel="005932A5">
          <w:t xml:space="preserve"> C</w:t>
        </w:r>
        <w:r w:rsidR="002E6C98" w:rsidDel="005932A5">
          <w:t>.</w:t>
        </w:r>
        <w:r w:rsidDel="005932A5">
          <w:t xml:space="preserve">O. 2020. “Colorspace: A Toolbox for Manipulating and Assessing Colors and Palettes.” </w:t>
        </w:r>
        <w:r w:rsidDel="005932A5">
          <w:rPr>
            <w:i/>
            <w:iCs/>
          </w:rPr>
          <w:t>Journal of Statistical Software</w:t>
        </w:r>
        <w:r w:rsidDel="005932A5">
          <w:t xml:space="preserve"> 96: 1–49.</w:t>
        </w:r>
      </w:moveFrom>
    </w:p>
    <w:p w14:paraId="35702515" w14:textId="77777777" w:rsidR="00623CAA" w:rsidRDefault="00CF2B15">
      <w:pPr>
        <w:pStyle w:val="Bibliography"/>
      </w:pPr>
      <w:bookmarkStart w:id="49" w:name="_Hlk100147941"/>
      <w:bookmarkStart w:id="50" w:name="ref-Arkley1971"/>
      <w:bookmarkEnd w:id="45"/>
      <w:moveFromRangeEnd w:id="47"/>
      <w:r>
        <w:t>Arkley, R. J.</w:t>
      </w:r>
      <w:bookmarkEnd w:id="49"/>
      <w:r>
        <w:t xml:space="preserve">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A7C071A" w:rsidR="00623CAA" w:rsidRDefault="0077223B">
      <w:pPr>
        <w:pStyle w:val="Bibliography"/>
      </w:pPr>
      <w:bookmarkStart w:id="51" w:name="ref-Arkley1976"/>
      <w:bookmarkEnd w:id="50"/>
      <w:r>
        <w:t>Arkley, R. J.</w:t>
      </w:r>
      <w:r w:rsidR="00CF2B15">
        <w:t xml:space="preserve"> 1976. “Statistical Methods in Soil Classification Research.” </w:t>
      </w:r>
      <w:r w:rsidR="00CF2B15">
        <w:rPr>
          <w:i/>
          <w:iCs/>
        </w:rPr>
        <w:t>Advances in Agronomy</w:t>
      </w:r>
      <w:r w:rsidR="00CF2B15">
        <w:t xml:space="preserve"> 28: 37–70. </w:t>
      </w:r>
      <w:hyperlink r:id="rId24">
        <w:r w:rsidR="00CF2B15">
          <w:rPr>
            <w:rStyle w:val="Hyperlink"/>
          </w:rPr>
          <w:t>https://doi.org/10.1016/S0065-2113(08)60552-0</w:t>
        </w:r>
      </w:hyperlink>
      <w:r w:rsidR="00CF2B15">
        <w:t>.</w:t>
      </w:r>
    </w:p>
    <w:p w14:paraId="27AB655C" w14:textId="77777777" w:rsidR="00623CAA" w:rsidRDefault="00CF2B15">
      <w:pPr>
        <w:pStyle w:val="Bibliography"/>
      </w:pPr>
      <w:bookmarkStart w:id="52" w:name="ref-Arkley_Ulrich1962"/>
      <w:bookmarkEnd w:id="51"/>
      <w:r>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53" w:name="ref-barron1986"/>
      <w:bookmarkEnd w:id="52"/>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54" w:name="ref-SPC_intro"/>
      <w:bookmarkEnd w:id="53"/>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55" w:name="ref-beaudette2013_terrain"/>
      <w:bookmarkEnd w:id="54"/>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56" w:name="ref-beaudette2013_AQP"/>
      <w:bookmarkEnd w:id="55"/>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57" w:name="ref-Beaudette_DSMorph2016"/>
      <w:bookmarkEnd w:id="56"/>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58" w:name="ref-bishop1999modelling"/>
      <w:bookmarkEnd w:id="57"/>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59" w:name="ref-Brown2004"/>
      <w:bookmarkEnd w:id="58"/>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60" w:name="ref-Buntley1965"/>
      <w:bookmarkEnd w:id="59"/>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61" w:name="ref-Carre2009"/>
      <w:bookmarkEnd w:id="60"/>
      <w:r>
        <w:lastRenderedPageBreak/>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62" w:name="ref-centore2012"/>
      <w:bookmarkEnd w:id="61"/>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63" w:name="ref-Chesworth2008"/>
      <w:bookmarkEnd w:id="62"/>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64" w:name="ref-Dale1989"/>
      <w:bookmarkEnd w:id="63"/>
      <w:r>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65" w:name="ref-data.table_pkg2021"/>
      <w:bookmarkEnd w:id="64"/>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66" w:name="ref-munsellinterpol_pkg2021"/>
      <w:bookmarkEnd w:id="65"/>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67" w:name="ref-Gower1971"/>
      <w:bookmarkEnd w:id="66"/>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1757AC46" w:rsidR="00623CAA" w:rsidRDefault="00CF2B15">
      <w:pPr>
        <w:pStyle w:val="Bibliography"/>
      </w:pPr>
      <w:bookmarkStart w:id="68" w:name="ref-Singh_et_al_2015"/>
      <w:bookmarkEnd w:id="67"/>
      <w:del w:id="69" w:author="Skovlin, Jay - NRCS, Missoula, MT" w:date="2022-04-08T11:20:00Z">
        <w:r w:rsidDel="006F1E8A">
          <w:delText xml:space="preserve">Gurbir </w:delText>
        </w:r>
      </w:del>
      <w:del w:id="70" w:author="Skovlin, Jay - NRCS, Missoula, MT" w:date="2022-04-08T11:21:00Z">
        <w:r w:rsidDel="006F1E8A">
          <w:delText xml:space="preserve">Singh, Keith W. Goyne, and John M. Kabrick. 2015. “Determinants of Total and Available Phosphorus in Forested Alfisols and Ultisols of the Ozark Highlands, USA.” </w:delText>
        </w:r>
        <w:r w:rsidDel="006F1E8A">
          <w:rPr>
            <w:i/>
            <w:iCs/>
          </w:rPr>
          <w:delText>Geoderma Regional</w:delText>
        </w:r>
        <w:r w:rsidDel="006F1E8A">
          <w:delText xml:space="preserve"> 5: 117–26.</w:delText>
        </w:r>
      </w:del>
    </w:p>
    <w:p w14:paraId="5F3A6722" w14:textId="77777777" w:rsidR="00623CAA" w:rsidRDefault="00CF2B15">
      <w:pPr>
        <w:pStyle w:val="Bibliography"/>
      </w:pPr>
      <w:bookmarkStart w:id="71" w:name="ref-harden1982"/>
      <w:bookmarkEnd w:id="68"/>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72" w:name="ref-harradine1963"/>
      <w:bookmarkEnd w:id="71"/>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73" w:name="ref-raster_pkg2021"/>
      <w:bookmarkEnd w:id="72"/>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74" w:name="ref-Hole1960"/>
      <w:bookmarkEnd w:id="73"/>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75" w:name="ref-Hudson1992"/>
      <w:bookmarkEnd w:id="74"/>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76" w:name="ref-hurst1997"/>
      <w:bookmarkEnd w:id="75"/>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68453937" w:rsidR="00623CAA" w:rsidDel="006F1E8A" w:rsidRDefault="00CF2B15">
      <w:pPr>
        <w:pStyle w:val="Bibliography"/>
        <w:rPr>
          <w:del w:id="77" w:author="Skovlin, Jay - NRCS, Missoula, MT" w:date="2022-04-08T11:14:00Z"/>
        </w:rPr>
      </w:pPr>
      <w:bookmarkStart w:id="78" w:name="ref-Lutz_et_al2010"/>
      <w:bookmarkEnd w:id="76"/>
      <w:del w:id="79" w:author="Skovlin, Jay - NRCS, Missoula, MT" w:date="2022-04-08T11:13:00Z">
        <w:r w:rsidDel="006F1E8A">
          <w:lastRenderedPageBreak/>
          <w:delText xml:space="preserve">James A </w:delText>
        </w:r>
      </w:del>
      <w:del w:id="80" w:author="Skovlin, Jay - NRCS, Missoula, MT" w:date="2022-04-08T11:14:00Z">
        <w:r w:rsidDel="006F1E8A">
          <w:delText xml:space="preserve">Lutz, Jerry F Franklin, Jan W Van Wagtendonk. 2010. “Climatic Water Deficit, Tree Species Ranges, and Climate Change in Yosemite National Park.” </w:delText>
        </w:r>
        <w:r w:rsidDel="006F1E8A">
          <w:rPr>
            <w:i/>
            <w:iCs/>
          </w:rPr>
          <w:delText>Journal of Biogeography</w:delText>
        </w:r>
        <w:r w:rsidDel="006F1E8A">
          <w:delText xml:space="preserve"> 37 (5): 936–50.</w:delText>
        </w:r>
      </w:del>
    </w:p>
    <w:p w14:paraId="7EB43739" w14:textId="77777777" w:rsidR="00623CAA" w:rsidRDefault="00CF2B15">
      <w:pPr>
        <w:pStyle w:val="Bibliography"/>
      </w:pPr>
      <w:bookmarkStart w:id="81" w:name="ref-Jenny1941Factors"/>
      <w:bookmarkEnd w:id="78"/>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82" w:name="ref-kabrick_et_al_2008"/>
      <w:bookmarkEnd w:id="81"/>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502609A3" w:rsidR="00623CAA" w:rsidRDefault="0077223B">
      <w:pPr>
        <w:pStyle w:val="Bibliography"/>
      </w:pPr>
      <w:bookmarkStart w:id="83" w:name="ref-kabrick_et_al_2011"/>
      <w:bookmarkEnd w:id="82"/>
      <w:r>
        <w:t xml:space="preserve">Kabrick, John M., Daniel C. Dey, Randy G. Jensen, and Michael Wallendorf. </w:t>
      </w:r>
      <w:r w:rsidR="00CF2B15">
        <w:t xml:space="preserve">2011. “Landscape Determinants of Exchangeable Calcium and Magnesium in Ozark Highland Forest Soils.” </w:t>
      </w:r>
      <w:r w:rsidR="00CF2B15">
        <w:rPr>
          <w:i/>
          <w:iCs/>
        </w:rPr>
        <w:t>Soil Sci. Soc. Am. J.</w:t>
      </w:r>
      <w:r w:rsidR="00CF2B15">
        <w:t xml:space="preserve"> 75: 164–80.</w:t>
      </w:r>
    </w:p>
    <w:p w14:paraId="6AE8C295" w14:textId="77777777" w:rsidR="00623CAA" w:rsidRDefault="00CF2B15">
      <w:pPr>
        <w:pStyle w:val="Bibliography"/>
      </w:pPr>
      <w:bookmarkStart w:id="84" w:name="ref-Kaufman2005"/>
      <w:bookmarkEnd w:id="83"/>
      <w:r>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6B8D5557" w14:textId="77777777" w:rsidR="006F1E8A" w:rsidRDefault="00CF2B15" w:rsidP="006F1E8A">
      <w:pPr>
        <w:pStyle w:val="Bibliography"/>
        <w:rPr>
          <w:ins w:id="85" w:author="Skovlin, Jay - NRCS, Missoula, MT" w:date="2022-04-08T11:14:00Z"/>
        </w:rPr>
      </w:pPr>
      <w:bookmarkStart w:id="86" w:name="ref-Liles2013"/>
      <w:bookmarkEnd w:id="84"/>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ins w:id="87" w:author="Skovlin, Jay - NRCS, Missoula, MT" w:date="2022-04-08T11:14:00Z">
        <w:r w:rsidR="006F1E8A" w:rsidRPr="006F1E8A">
          <w:t xml:space="preserve"> </w:t>
        </w:r>
      </w:ins>
    </w:p>
    <w:p w14:paraId="7E7DC9AF" w14:textId="6F2BD369" w:rsidR="00623CAA" w:rsidDel="006F1E8A" w:rsidRDefault="006F1E8A">
      <w:pPr>
        <w:pStyle w:val="Bibliography"/>
        <w:rPr>
          <w:del w:id="88" w:author="Skovlin, Jay - NRCS, Missoula, MT" w:date="2022-04-08T11:14:00Z"/>
        </w:rPr>
      </w:pPr>
      <w:ins w:id="89" w:author="Skovlin, Jay - NRCS, Missoula, MT" w:date="2022-04-08T11:14:00Z">
        <w:r>
          <w:t xml:space="preserve">Lutz, James A., Jerry F. Franklin, Jan W. Van Wagtendonk. 2010. “Climatic Water Deficit, Tree Species Ranges, and Climate Change in Yosemite National Park.” </w:t>
        </w:r>
        <w:r>
          <w:rPr>
            <w:i/>
            <w:iCs/>
          </w:rPr>
          <w:t>Journal of Biogeography</w:t>
        </w:r>
        <w:r>
          <w:t xml:space="preserve"> 37 (5): 936–50.</w:t>
        </w:r>
      </w:ins>
    </w:p>
    <w:p w14:paraId="3AAF2CA5" w14:textId="77777777" w:rsidR="00623CAA" w:rsidRDefault="00CF2B15">
      <w:pPr>
        <w:pStyle w:val="Bibliography"/>
      </w:pPr>
      <w:bookmarkStart w:id="90" w:name="ref-cluster_pkg2021"/>
      <w:bookmarkEnd w:id="86"/>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91" w:name="ref-Marcus1998"/>
      <w:bookmarkEnd w:id="90"/>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92" w:name="ref-Maynard_et_al_2020"/>
      <w:bookmarkEnd w:id="91"/>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93" w:name="ref-soiltexture_pkg2018"/>
      <w:bookmarkEnd w:id="92"/>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94" w:name="ref-Moore1972"/>
      <w:bookmarkEnd w:id="93"/>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1B98B7C7" w:rsidR="00623CAA" w:rsidDel="00B57A69" w:rsidRDefault="00CF2B15">
      <w:pPr>
        <w:pStyle w:val="Bibliography"/>
        <w:rPr>
          <w:moveFrom w:id="95" w:author="Skovlin, Jay - NRCS, Missoula, MT" w:date="2022-04-08T11:47:00Z"/>
        </w:rPr>
      </w:pPr>
      <w:bookmarkStart w:id="96" w:name="ref-Munsell1947"/>
      <w:bookmarkEnd w:id="94"/>
      <w:moveFromRangeStart w:id="97" w:author="Skovlin, Jay - NRCS, Missoula, MT" w:date="2022-04-08T11:47:00Z" w:name="move100310861"/>
      <w:moveFrom w:id="98" w:author="Skovlin, Jay - NRCS, Missoula, MT" w:date="2022-04-08T11:47:00Z">
        <w:r w:rsidDel="00B57A69">
          <w:t xml:space="preserve">Munsell, A. H. 1947. </w:t>
        </w:r>
        <w:r w:rsidDel="00B57A69">
          <w:rPr>
            <w:i/>
            <w:iCs/>
          </w:rPr>
          <w:t>A Color Notation</w:t>
        </w:r>
        <w:r w:rsidDel="00B57A69">
          <w:t>. 10th ed. Munsell Color Company, Inc.</w:t>
        </w:r>
      </w:moveFrom>
    </w:p>
    <w:p w14:paraId="34B48773" w14:textId="77777777" w:rsidR="00B57A69" w:rsidRDefault="00CF2B15" w:rsidP="00B57A69">
      <w:pPr>
        <w:pStyle w:val="Bibliography"/>
        <w:rPr>
          <w:ins w:id="99" w:author="Skovlin, Jay - NRCS, Missoula, MT" w:date="2022-04-08T11:47:00Z"/>
        </w:rPr>
      </w:pPr>
      <w:bookmarkStart w:id="100" w:name="ref-tibble_pkg2021"/>
      <w:bookmarkEnd w:id="96"/>
      <w:moveFromRangeEnd w:id="97"/>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4CCF0CD5" w14:textId="074041D8" w:rsidR="00B57A69" w:rsidDel="00B57A69" w:rsidRDefault="00B57A69" w:rsidP="00B57A69">
      <w:pPr>
        <w:pStyle w:val="Bibliography"/>
        <w:rPr>
          <w:del w:id="101" w:author="Skovlin, Jay - NRCS, Missoula, MT" w:date="2022-04-08T11:47:00Z"/>
          <w:moveTo w:id="102" w:author="Skovlin, Jay - NRCS, Missoula, MT" w:date="2022-04-08T11:47:00Z"/>
        </w:rPr>
      </w:pPr>
      <w:moveToRangeStart w:id="103" w:author="Skovlin, Jay - NRCS, Missoula, MT" w:date="2022-04-08T11:47:00Z" w:name="move100310861"/>
      <w:moveTo w:id="104" w:author="Skovlin, Jay - NRCS, Missoula, MT" w:date="2022-04-08T11:47:00Z">
        <w:r>
          <w:lastRenderedPageBreak/>
          <w:t xml:space="preserve">Munsell, A. H. 1947. </w:t>
        </w:r>
        <w:r>
          <w:rPr>
            <w:i/>
            <w:iCs/>
          </w:rPr>
          <w:t>A Color Notation</w:t>
        </w:r>
        <w:r>
          <w:t>. 10th ed. Munsell Color Company, Inc.</w:t>
        </w:r>
      </w:moveTo>
    </w:p>
    <w:p w14:paraId="0773057F" w14:textId="77777777" w:rsidR="00623CAA" w:rsidRDefault="00CF2B15">
      <w:pPr>
        <w:pStyle w:val="Bibliography"/>
      </w:pPr>
      <w:bookmarkStart w:id="105" w:name="ref-meyers2011"/>
      <w:bookmarkEnd w:id="100"/>
      <w:moveToRangeEnd w:id="103"/>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106" w:name="ref-mpspline2_pkg2020"/>
      <w:bookmarkEnd w:id="105"/>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107" w:name="ref-soilweb2017"/>
      <w:bookmarkEnd w:id="106"/>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108" w:name="ref-Pebesma2018_sf_pkg"/>
      <w:bookmarkEnd w:id="107"/>
      <w:r>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109" w:name="ref-farver_pkg2021"/>
      <w:bookmarkEnd w:id="108"/>
      <w:r>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110" w:name="ref-R"/>
      <w:bookmarkEnd w:id="109"/>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111" w:name="ref-Rayner1966"/>
      <w:bookmarkEnd w:id="110"/>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112" w:name="ref-Roecker2016"/>
      <w:bookmarkEnd w:id="111"/>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113" w:name="ref-Sarkar1966"/>
      <w:bookmarkEnd w:id="112"/>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114" w:name="ref-Scheinost1999"/>
      <w:bookmarkEnd w:id="113"/>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115" w:name="ref-FieldBookv3"/>
      <w:bookmarkEnd w:id="114"/>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116" w:name="ref-Schwertmann1993"/>
      <w:bookmarkEnd w:id="115"/>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117" w:name="ref-Sharma2005"/>
      <w:bookmarkEnd w:id="116"/>
      <w:r>
        <w:t xml:space="preserve">Sharma, Gaurav, Wencheng Wu, and Edul N. Dalal. 2005. “The Ciede2000 Color-Difference Formula: Implementation Notes, Supplementary Test Data, and Mathematical </w:t>
      </w:r>
      <w:r>
        <w:lastRenderedPageBreak/>
        <w:t xml:space="preserve">Observations.” </w:t>
      </w:r>
      <w:r>
        <w:rPr>
          <w:i/>
          <w:iCs/>
        </w:rPr>
        <w:t>Color Research &amp; Application</w:t>
      </w:r>
      <w:r>
        <w:t xml:space="preserve"> 30 (1): 21–30. https://doi.org/</w:t>
      </w:r>
      <w:hyperlink r:id="rId54">
        <w:r>
          <w:rPr>
            <w:rStyle w:val="Hyperlink"/>
          </w:rPr>
          <w:t>https://doi.org/10.1002/col.20070</w:t>
        </w:r>
      </w:hyperlink>
      <w:r>
        <w:t>.</w:t>
      </w:r>
    </w:p>
    <w:p w14:paraId="412E8248" w14:textId="77777777" w:rsidR="006F1E8A" w:rsidRDefault="00CF2B15">
      <w:pPr>
        <w:pStyle w:val="Bibliography"/>
        <w:rPr>
          <w:ins w:id="118" w:author="Skovlin, Jay - NRCS, Missoula, MT" w:date="2022-04-08T11:21:00Z"/>
        </w:rPr>
      </w:pPr>
      <w:bookmarkStart w:id="119" w:name="ref-Simonson1993"/>
      <w:bookmarkEnd w:id="117"/>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58E28004" w14:textId="76CBE282" w:rsidR="00623CAA" w:rsidRDefault="006F1E8A">
      <w:pPr>
        <w:pStyle w:val="Bibliography"/>
      </w:pPr>
      <w:ins w:id="120" w:author="Skovlin, Jay - NRCS, Missoula, MT" w:date="2022-04-08T11:21:00Z">
        <w:r>
          <w:t>Singh, G</w:t>
        </w:r>
      </w:ins>
      <w:ins w:id="121" w:author="Skovlin, Jay - NRCS, Missoula, MT" w:date="2022-04-08T11:33:00Z">
        <w:r w:rsidR="001355BB">
          <w:t>urbir</w:t>
        </w:r>
      </w:ins>
      <w:ins w:id="122" w:author="Skovlin, Jay - NRCS, Missoula, MT" w:date="2022-04-08T11:21:00Z">
        <w:r>
          <w:t xml:space="preserve">, Keith W. Goyne, and John M. Kabrick. 2015. “Determinants of Total and Available Phosphorus in Forested Alfisols and Ultisols of the Ozark Highlands, USA.” </w:t>
        </w:r>
        <w:r>
          <w:rPr>
            <w:i/>
            <w:iCs/>
          </w:rPr>
          <w:t>Geoderma Regional</w:t>
        </w:r>
        <w:r>
          <w:t xml:space="preserve"> 5: 117–26.</w:t>
        </w:r>
      </w:ins>
    </w:p>
    <w:p w14:paraId="0456037B" w14:textId="77777777" w:rsidR="00623CAA" w:rsidRDefault="00CF2B15">
      <w:pPr>
        <w:pStyle w:val="Bibliography"/>
      </w:pPr>
      <w:bookmarkStart w:id="123" w:name="ref-Sneath1973"/>
      <w:bookmarkEnd w:id="119"/>
      <w:r>
        <w:t xml:space="preserve">Sneath, Peter H. A., and Robert R. Sokal. 1973. </w:t>
      </w:r>
      <w:r>
        <w:rPr>
          <w:i/>
          <w:iCs/>
        </w:rPr>
        <w:t>Numerical Taxonomy</w:t>
      </w:r>
      <w:r>
        <w:t>. W.H. Freeman; Company.</w:t>
      </w:r>
    </w:p>
    <w:p w14:paraId="72D039FB" w14:textId="77777777" w:rsidR="00623CAA" w:rsidRDefault="00CF2B15">
      <w:pPr>
        <w:pStyle w:val="Bibliography"/>
      </w:pPr>
      <w:bookmarkStart w:id="124" w:name="_Hlk100148021"/>
      <w:bookmarkStart w:id="125" w:name="ref-SoilTaxonomy1999"/>
      <w:bookmarkEnd w:id="123"/>
      <w:r>
        <w:t>Soil Survey Staff.</w:t>
      </w:r>
      <w:bookmarkEnd w:id="124"/>
      <w:r>
        <w:t xml:space="preserve"> 1999. </w:t>
      </w:r>
      <w:r>
        <w:rPr>
          <w:i/>
          <w:iCs/>
        </w:rPr>
        <w:t>Soil Taxonomy: A Basic System of Soil Classification for Making and Interpreting Soil Surveys, u.s. Department of Agriculture Handbook 436</w:t>
      </w:r>
      <w:r>
        <w:t>. 2nd ed. Natural Resources Conservation Service.</w:t>
      </w:r>
    </w:p>
    <w:p w14:paraId="394D4A25" w14:textId="63DCF4D0" w:rsidR="00623CAA" w:rsidRDefault="0077223B">
      <w:pPr>
        <w:pStyle w:val="Bibliography"/>
      </w:pPr>
      <w:bookmarkStart w:id="126" w:name="ref-aqp_pkg_manual"/>
      <w:bookmarkEnd w:id="125"/>
      <w:r>
        <w:t>Soil Survey Staff.</w:t>
      </w:r>
      <w:r w:rsidR="00CF2B15">
        <w:t xml:space="preserve"> 2022a. “Online Manual for the </w:t>
      </w:r>
      <w:r w:rsidR="007951EB">
        <w:t>AQP</w:t>
      </w:r>
      <w:r w:rsidR="00CF2B15">
        <w:t xml:space="preserve"> Package.” </w:t>
      </w:r>
      <w:hyperlink r:id="rId55">
        <w:r w:rsidR="00CF2B15">
          <w:rPr>
            <w:rStyle w:val="Hyperlink"/>
          </w:rPr>
          <w:t>http://ncss-tech.github.io/aqp/</w:t>
        </w:r>
      </w:hyperlink>
      <w:r w:rsidR="00CF2B15">
        <w:t>.</w:t>
      </w:r>
    </w:p>
    <w:p w14:paraId="65223FEF" w14:textId="70E3EF45" w:rsidR="00623CAA" w:rsidRDefault="0077223B">
      <w:pPr>
        <w:pStyle w:val="Bibliography"/>
      </w:pPr>
      <w:bookmarkStart w:id="127" w:name="ref-ssurgo"/>
      <w:bookmarkEnd w:id="126"/>
      <w:r>
        <w:t>Soil Survey Staff.</w:t>
      </w:r>
      <w:r w:rsidR="00CF2B15">
        <w:t xml:space="preserve"> 2022b. “Soil Survey Geographic (SSURGO) Database.” Edited by Natural Resources Conservation Service, United States Department of Agriculture. </w:t>
      </w:r>
      <w:hyperlink r:id="rId56">
        <w:r w:rsidR="00CF2B15">
          <w:rPr>
            <w:rStyle w:val="Hyperlink"/>
          </w:rPr>
          <w:t>https://sdmdataaccess.sc.egov.usda.gov/</w:t>
        </w:r>
      </w:hyperlink>
      <w:r w:rsidR="00CF2B15">
        <w:t>.</w:t>
      </w:r>
    </w:p>
    <w:p w14:paraId="6DFBB380" w14:textId="0CAE913E" w:rsidR="00623CAA" w:rsidRDefault="0077223B">
      <w:pPr>
        <w:pStyle w:val="Bibliography"/>
      </w:pPr>
      <w:bookmarkStart w:id="128" w:name="ref-SSTN2"/>
      <w:bookmarkEnd w:id="127"/>
      <w:r>
        <w:t>Soil Survey Staff.</w:t>
      </w:r>
      <w:r w:rsidR="00CF2B15">
        <w:t xml:space="preserve"> 2022c. “Soil Survey Technical Note 2.” Edited by Natural Resources Conservation Service, United States Department of Agriculture. </w:t>
      </w:r>
      <w:hyperlink r:id="rId57">
        <w:r w:rsidR="00CF2B15">
          <w:rPr>
            <w:rStyle w:val="Hyperlink"/>
          </w:rPr>
          <w:t>https://www.nrcs.usda.gov/wps/portal/nrcs/detail/soils/ref/?cid=nrcs142p2_053569</w:t>
        </w:r>
      </w:hyperlink>
      <w:r w:rsidR="00CF2B15">
        <w:t>.</w:t>
      </w:r>
    </w:p>
    <w:p w14:paraId="6C22231E" w14:textId="77777777" w:rsidR="00623CAA" w:rsidRDefault="00CF2B15">
      <w:pPr>
        <w:pStyle w:val="Bibliography"/>
      </w:pPr>
      <w:bookmarkStart w:id="129" w:name="ref-SoilSurveyManual2017"/>
      <w:bookmarkEnd w:id="128"/>
      <w:commentRangeStart w:id="130"/>
      <w:r>
        <w:t xml:space="preserve">Staff, Soil Science Division. 2017. </w:t>
      </w:r>
      <w:r>
        <w:rPr>
          <w:i/>
          <w:iCs/>
        </w:rPr>
        <w:t>Soil Survey Manual</w:t>
      </w:r>
      <w:r>
        <w:t>. Edited by C. Ditzler, K. Scheffe, and H. C. Monger. USDA Handbook 18. Government Printing Office.</w:t>
      </w:r>
      <w:commentRangeEnd w:id="130"/>
      <w:r w:rsidR="003A7BE6">
        <w:rPr>
          <w:rStyle w:val="CommentReference"/>
        </w:rPr>
        <w:commentReference w:id="130"/>
      </w:r>
    </w:p>
    <w:p w14:paraId="74AA2C35" w14:textId="77777777" w:rsidR="00623CAA" w:rsidRDefault="00CF2B15">
      <w:pPr>
        <w:pStyle w:val="Bibliography"/>
      </w:pPr>
      <w:bookmarkStart w:id="131" w:name="ref-Stephenson1998"/>
      <w:bookmarkEnd w:id="129"/>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132" w:name="ref-thompson1996"/>
      <w:bookmarkEnd w:id="131"/>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133" w:name="ref-Thornthwaite1948"/>
      <w:bookmarkEnd w:id="132"/>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134" w:name="ref-DAYMET"/>
      <w:bookmarkEnd w:id="133"/>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135" w:name="ref-compositions_pkg2021"/>
      <w:bookmarkEnd w:id="134"/>
      <w:r>
        <w:lastRenderedPageBreak/>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136" w:name="ref-Rossel_et_al_2006"/>
      <w:bookmarkEnd w:id="135"/>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137" w:name="ref-Wagenet1991"/>
      <w:bookmarkEnd w:id="136"/>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138" w:name="ref-Wills2007"/>
      <w:bookmarkEnd w:id="137"/>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139" w:name="ref-Wysocki_et_al_2005"/>
      <w:bookmarkEnd w:id="138"/>
      <w:r>
        <w:t xml:space="preserve">Wysocki, A Douglas, P. J. Schoeneberger, and H. E. LaGarry. 2005. “Soil Surveys: A Window to the Subsurface.” </w:t>
      </w:r>
      <w:r>
        <w:rPr>
          <w:i/>
          <w:iCs/>
        </w:rPr>
        <w:t>Geoderma</w:t>
      </w:r>
      <w:r>
        <w:t xml:space="preserve"> 126 (1): 167–80.</w:t>
      </w:r>
    </w:p>
    <w:p w14:paraId="49054422" w14:textId="77777777" w:rsidR="005932A5" w:rsidRDefault="005932A5" w:rsidP="005932A5">
      <w:pPr>
        <w:pStyle w:val="Bibliography"/>
        <w:rPr>
          <w:moveTo w:id="140" w:author="Skovlin, Jay - NRCS, Missoula, MT" w:date="2022-04-08T11:05:00Z"/>
        </w:rPr>
      </w:pPr>
      <w:bookmarkStart w:id="141" w:name="ref-Zinck_geoped2016"/>
      <w:bookmarkEnd w:id="139"/>
      <w:moveToRangeStart w:id="142" w:author="Skovlin, Jay - NRCS, Missoula, MT" w:date="2022-04-08T11:05:00Z" w:name="move100308363"/>
      <w:moveTo w:id="143" w:author="Skovlin, Jay - NRCS, Missoula, MT" w:date="2022-04-08T11:05:00Z">
        <w:r>
          <w:t xml:space="preserve">Zeileis, A., Fisher, J.C., Hornik, K., Ihaka, R., McWhite, C.D., Murrel,l P., Stauffer, R., and Wilke, C.O. 2020. “Colorspace: A Toolbox for Manipulating and Assessing Colors and Palettes.” </w:t>
        </w:r>
        <w:r>
          <w:rPr>
            <w:i/>
            <w:iCs/>
          </w:rPr>
          <w:t>Journal of Statistical Software</w:t>
        </w:r>
        <w:r>
          <w:t xml:space="preserve"> 96: 1–49.</w:t>
        </w:r>
      </w:moveTo>
    </w:p>
    <w:moveToRangeEnd w:id="142"/>
    <w:p w14:paraId="3A55BD3B" w14:textId="77777777" w:rsidR="00623CAA" w:rsidRDefault="00CF2B15">
      <w:pPr>
        <w:pStyle w:val="Bibliography"/>
      </w:pPr>
      <w:r>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43"/>
      <w:bookmarkEnd w:id="46"/>
      <w:bookmarkEnd w:id="141"/>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Beaudette, Dylan - NRCS, Sonora, CA" w:date="2022-04-07T21:32:00Z" w:initials="BD-NSC">
    <w:p w14:paraId="4BED1546" w14:textId="77777777" w:rsidR="003F5D71" w:rsidRDefault="003F5D71" w:rsidP="003F5D71">
      <w:pPr>
        <w:pStyle w:val="CommentText"/>
      </w:pPr>
      <w:r>
        <w:rPr>
          <w:rStyle w:val="CommentReference"/>
        </w:rPr>
        <w:annotationRef/>
      </w:r>
      <w:r>
        <w:t>Still kind of awkward. Any ideas?</w:t>
      </w:r>
    </w:p>
  </w:comment>
  <w:comment w:id="21" w:author="Skovlin, Jay - NRCS, Missoula, MT" w:date="2022-04-08T10:26:00Z" w:initials="SJNMM">
    <w:p w14:paraId="3A411F5B" w14:textId="77777777" w:rsidR="003F5D71" w:rsidRDefault="003F5D71" w:rsidP="003F5D71">
      <w:pPr>
        <w:pStyle w:val="CommentText"/>
      </w:pPr>
      <w:r>
        <w:rPr>
          <w:rStyle w:val="CommentReference"/>
        </w:rPr>
        <w:annotationRef/>
      </w:r>
      <w:r>
        <w:t>Agreed this is kind of an add on – we could remove it.</w:t>
      </w:r>
    </w:p>
    <w:p w14:paraId="6155F379" w14:textId="32651D61" w:rsidR="003F5D71" w:rsidRDefault="003F5D71" w:rsidP="003F5D71">
      <w:pPr>
        <w:pStyle w:val="CommentText"/>
      </w:pPr>
      <w:r>
        <w:t>Let me know if this is any better – tried to embed it more in the context of the paragraph.</w:t>
      </w:r>
    </w:p>
  </w:comment>
  <w:comment w:id="130" w:author="Skovlin, Jay - NRCS, Missoula, MT" w:date="2022-04-08T11:38:00Z" w:initials="SJNMM">
    <w:p w14:paraId="301D1D79" w14:textId="29697900" w:rsidR="003A7BE6" w:rsidRDefault="003A7BE6">
      <w:pPr>
        <w:pStyle w:val="CommentText"/>
      </w:pPr>
      <w:r>
        <w:rPr>
          <w:rStyle w:val="CommentReference"/>
        </w:rPr>
        <w:annotationRef/>
      </w:r>
      <w:r>
        <w:t>Not cited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D1546" w15:done="0"/>
  <w15:commentEx w15:paraId="6155F379" w15:paraIdParent="4BED1546" w15:done="0"/>
  <w15:commentEx w15:paraId="301D1D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A50E" w16cex:dateUtc="2022-04-08T04:32:00Z"/>
  <w16cex:commentExtensible w16cex:durableId="25FAA50D" w16cex:dateUtc="2022-04-08T16:26:00Z"/>
  <w16cex:commentExtensible w16cex:durableId="25FA9D45" w16cex:dateUtc="2022-04-08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D1546" w16cid:durableId="25FAA50E"/>
  <w16cid:commentId w16cid:paraId="6155F379" w16cid:durableId="25FAA50D"/>
  <w16cid:commentId w16cid:paraId="301D1D79" w16cid:durableId="25FA9D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3EE88" w14:textId="77777777" w:rsidR="00F35A58" w:rsidRDefault="00F35A58">
      <w:pPr>
        <w:spacing w:after="0"/>
      </w:pPr>
      <w:r>
        <w:separator/>
      </w:r>
    </w:p>
  </w:endnote>
  <w:endnote w:type="continuationSeparator" w:id="0">
    <w:p w14:paraId="640063FD" w14:textId="77777777" w:rsidR="00F35A58" w:rsidRDefault="00F35A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27E5" w14:textId="77777777" w:rsidR="00F35A58" w:rsidRDefault="00F35A58">
      <w:r>
        <w:separator/>
      </w:r>
    </w:p>
  </w:footnote>
  <w:footnote w:type="continuationSeparator" w:id="0">
    <w:p w14:paraId="47FDD28F" w14:textId="77777777" w:rsidR="00F35A58" w:rsidRDefault="00F35A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kovlin, Jay - NRCS, Missoula, MT">
    <w15:presenceInfo w15:providerId="AD" w15:userId="S::jay.skovlin@usda.gov::1f6c0fa2-d7e8-455f-b79d-b66ec970696b"/>
  </w15:person>
  <w15:person w15:author="Beaudette, Dylan - NRCS, Sonora, CA">
    <w15:presenceInfo w15:providerId="AD" w15:userId="S::dylan.beaudette@usda.gov::fd001dba-21aa-4f5e-a6c1-3c5accb90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020A"/>
    <w:rsid w:val="00072929"/>
    <w:rsid w:val="000A5E60"/>
    <w:rsid w:val="000F7E0A"/>
    <w:rsid w:val="001355BB"/>
    <w:rsid w:val="0019715A"/>
    <w:rsid w:val="001A3D33"/>
    <w:rsid w:val="001E7781"/>
    <w:rsid w:val="001F5826"/>
    <w:rsid w:val="00221766"/>
    <w:rsid w:val="002623F9"/>
    <w:rsid w:val="00293003"/>
    <w:rsid w:val="002B6F0F"/>
    <w:rsid w:val="002D3E32"/>
    <w:rsid w:val="002E1C6D"/>
    <w:rsid w:val="002E6C98"/>
    <w:rsid w:val="002E7CA8"/>
    <w:rsid w:val="002F6751"/>
    <w:rsid w:val="00304C0A"/>
    <w:rsid w:val="0031333D"/>
    <w:rsid w:val="0032727C"/>
    <w:rsid w:val="0033667A"/>
    <w:rsid w:val="00375040"/>
    <w:rsid w:val="003A7BE6"/>
    <w:rsid w:val="003B00B9"/>
    <w:rsid w:val="003B7B32"/>
    <w:rsid w:val="003C6F39"/>
    <w:rsid w:val="003D4243"/>
    <w:rsid w:val="003F5D71"/>
    <w:rsid w:val="004131C2"/>
    <w:rsid w:val="004322BA"/>
    <w:rsid w:val="004668E9"/>
    <w:rsid w:val="0049479B"/>
    <w:rsid w:val="004B18D7"/>
    <w:rsid w:val="004C3883"/>
    <w:rsid w:val="004C7734"/>
    <w:rsid w:val="004C7BCE"/>
    <w:rsid w:val="004E06FD"/>
    <w:rsid w:val="004E29B3"/>
    <w:rsid w:val="0053456D"/>
    <w:rsid w:val="00541D20"/>
    <w:rsid w:val="00590D07"/>
    <w:rsid w:val="005932A5"/>
    <w:rsid w:val="005B0766"/>
    <w:rsid w:val="005D79E3"/>
    <w:rsid w:val="005D7F98"/>
    <w:rsid w:val="005E30B0"/>
    <w:rsid w:val="00604D44"/>
    <w:rsid w:val="0061670F"/>
    <w:rsid w:val="00620E19"/>
    <w:rsid w:val="00623CAA"/>
    <w:rsid w:val="006347BF"/>
    <w:rsid w:val="00647140"/>
    <w:rsid w:val="006729E0"/>
    <w:rsid w:val="006C20EE"/>
    <w:rsid w:val="006F1E8A"/>
    <w:rsid w:val="007572C0"/>
    <w:rsid w:val="0077223B"/>
    <w:rsid w:val="00784D58"/>
    <w:rsid w:val="0079193B"/>
    <w:rsid w:val="007951EB"/>
    <w:rsid w:val="007A645B"/>
    <w:rsid w:val="007D1253"/>
    <w:rsid w:val="007D2092"/>
    <w:rsid w:val="00807ECE"/>
    <w:rsid w:val="0082088C"/>
    <w:rsid w:val="00830CD5"/>
    <w:rsid w:val="00831447"/>
    <w:rsid w:val="00851878"/>
    <w:rsid w:val="00893227"/>
    <w:rsid w:val="008D436E"/>
    <w:rsid w:val="008D6863"/>
    <w:rsid w:val="008E2B49"/>
    <w:rsid w:val="008F38C6"/>
    <w:rsid w:val="00930825"/>
    <w:rsid w:val="009526BB"/>
    <w:rsid w:val="009667F2"/>
    <w:rsid w:val="00987434"/>
    <w:rsid w:val="00995776"/>
    <w:rsid w:val="009C44F9"/>
    <w:rsid w:val="009C7BDD"/>
    <w:rsid w:val="009F3CF4"/>
    <w:rsid w:val="00A505CB"/>
    <w:rsid w:val="00A62863"/>
    <w:rsid w:val="00A76FA4"/>
    <w:rsid w:val="00A834E9"/>
    <w:rsid w:val="00AB4E40"/>
    <w:rsid w:val="00AC08D3"/>
    <w:rsid w:val="00AC0DE8"/>
    <w:rsid w:val="00AC171E"/>
    <w:rsid w:val="00AF586B"/>
    <w:rsid w:val="00AF6967"/>
    <w:rsid w:val="00AF73AA"/>
    <w:rsid w:val="00B003AC"/>
    <w:rsid w:val="00B357AD"/>
    <w:rsid w:val="00B52247"/>
    <w:rsid w:val="00B57A69"/>
    <w:rsid w:val="00B724A5"/>
    <w:rsid w:val="00B83170"/>
    <w:rsid w:val="00B86B75"/>
    <w:rsid w:val="00B9491C"/>
    <w:rsid w:val="00B94E38"/>
    <w:rsid w:val="00B96797"/>
    <w:rsid w:val="00BA4315"/>
    <w:rsid w:val="00BA710F"/>
    <w:rsid w:val="00BB1787"/>
    <w:rsid w:val="00BC48D5"/>
    <w:rsid w:val="00BC5BE1"/>
    <w:rsid w:val="00BD4B07"/>
    <w:rsid w:val="00BF14A4"/>
    <w:rsid w:val="00BF4952"/>
    <w:rsid w:val="00C1644B"/>
    <w:rsid w:val="00C243FC"/>
    <w:rsid w:val="00C36279"/>
    <w:rsid w:val="00C4357D"/>
    <w:rsid w:val="00C44C35"/>
    <w:rsid w:val="00C77448"/>
    <w:rsid w:val="00C9747C"/>
    <w:rsid w:val="00CB73C8"/>
    <w:rsid w:val="00CC37A3"/>
    <w:rsid w:val="00CF2B15"/>
    <w:rsid w:val="00D23B71"/>
    <w:rsid w:val="00D60315"/>
    <w:rsid w:val="00D61B15"/>
    <w:rsid w:val="00D6750A"/>
    <w:rsid w:val="00D678EA"/>
    <w:rsid w:val="00DC311A"/>
    <w:rsid w:val="00DC4649"/>
    <w:rsid w:val="00E315A3"/>
    <w:rsid w:val="00E41A5A"/>
    <w:rsid w:val="00E45430"/>
    <w:rsid w:val="00E5791B"/>
    <w:rsid w:val="00EB6289"/>
    <w:rsid w:val="00EF3661"/>
    <w:rsid w:val="00EF380B"/>
    <w:rsid w:val="00F040E7"/>
    <w:rsid w:val="00F272E4"/>
    <w:rsid w:val="00F32A7D"/>
    <w:rsid w:val="00F35A58"/>
    <w:rsid w:val="00F46698"/>
    <w:rsid w:val="00F606B3"/>
    <w:rsid w:val="00F8269F"/>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25</Pages>
  <Words>9070</Words>
  <Characters>51705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Skovlin, Jay - NRCS, Missoula, MT</cp:lastModifiedBy>
  <cp:revision>94</cp:revision>
  <dcterms:created xsi:type="dcterms:W3CDTF">2022-03-18T17:16:00Z</dcterms:created>
  <dcterms:modified xsi:type="dcterms:W3CDTF">2022-04-08T18:16:00Z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