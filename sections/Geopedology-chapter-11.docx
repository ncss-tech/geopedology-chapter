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63186B72" w:rsidR="00623CAA" w:rsidRDefault="00CF2B15">
      <w:pPr>
        <w:pStyle w:val="FirstParagraph"/>
      </w:pPr>
      <w:r>
        <w:t xml:space="preserve">The Algorithms for Quantitative Pedology (AQP) project </w:t>
      </w:r>
      <w:del w:id="2" w:author="Skovlin, Jay - NRCS, Missoula, MT" w:date="2022-04-06T08:18:00Z">
        <w:r w:rsidDel="00A505CB">
          <w:delText xml:space="preserve">is </w:delText>
        </w:r>
      </w:del>
      <w:proofErr w:type="gramStart"/>
      <w:ins w:id="3" w:author="Skovlin, Jay - NRCS, Missoula, MT" w:date="2022-04-06T08:18:00Z">
        <w:r w:rsidR="00A505CB">
          <w:t>consists</w:t>
        </w:r>
        <w:proofErr w:type="gramEnd"/>
        <w:r w:rsidR="00A505CB">
          <w:t xml:space="preserve"> of</w:t>
        </w:r>
        <w:r w:rsidR="00A505CB">
          <w:t xml:space="preserve"> </w:t>
        </w:r>
      </w:ins>
      <w:r>
        <w:t>a suite of packages for the</w:t>
      </w:r>
      <w:r w:rsidRPr="00F32A7D">
        <w:rPr>
          <w:b/>
          <w:bCs/>
        </w:rPr>
        <w:t xml:space="preserve"> R </w:t>
      </w:r>
      <w:r>
        <w:t>programming language that simplify quantitative analysis of soil profile data. The “aqp” package provides a vocabulary (functions and data structures) tailored to the complexity of soil profile information. The “soilDB” package provides interfaces to databases and web services</w:t>
      </w:r>
      <w:del w:id="4" w:author="Skovlin, Jay - NRCS, Missoula, MT" w:date="2022-04-06T08:18:00Z">
        <w:r w:rsidDel="00A505CB">
          <w:delText xml:space="preserve">; </w:delText>
        </w:r>
      </w:del>
      <w:ins w:id="5" w:author="Skovlin, Jay - NRCS, Missoula, MT" w:date="2022-04-06T08:18:00Z">
        <w:r w:rsidR="00A505CB">
          <w:t>,</w:t>
        </w:r>
        <w:r w:rsidR="00A505CB">
          <w:t xml:space="preserve"> </w:t>
        </w:r>
      </w:ins>
      <w:r>
        <w:t>leveraging the “</w:t>
      </w:r>
      <w:proofErr w:type="spellStart"/>
      <w:r>
        <w:t>aqp</w:t>
      </w:r>
      <w:proofErr w:type="spellEnd"/>
      <w:r>
        <w:t>” vocabulary. The “sharpshootR”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proofErr w:type="gramStart"/>
      <w:r>
        <w:t>widely-used</w:t>
      </w:r>
      <w:proofErr w:type="gramEnd"/>
      <w:r>
        <w:t xml:space="preserve"> tools such as SoilWeb.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6" w:name="introduction"/>
      <w:bookmarkEnd w:id="1"/>
      <w:r>
        <w:rPr>
          <w:rStyle w:val="SectionNumber"/>
        </w:rPr>
        <w:t>1</w:t>
      </w:r>
      <w:r w:rsidR="00CF2B15">
        <w:rPr>
          <w:rStyle w:val="SectionNumber"/>
        </w:rPr>
        <w:t>1.1</w:t>
      </w:r>
      <w:r w:rsidR="00CF2B15">
        <w:tab/>
        <w:t>Introduction</w:t>
      </w:r>
    </w:p>
    <w:p w14:paraId="25206F36" w14:textId="3A5AE603" w:rsidR="00A505CB" w:rsidRPr="00DE0503" w:rsidRDefault="00B96797" w:rsidP="00A505CB">
      <w:pPr>
        <w:pStyle w:val="BodyText"/>
        <w:rPr>
          <w:ins w:id="7" w:author="Skovlin, Jay - NRCS, Missoula, MT" w:date="2022-04-06T08:20:00Z"/>
        </w:rPr>
      </w:pPr>
      <w:del w:id="8" w:author="Skovlin, Jay - NRCS, Missoula, MT" w:date="2022-04-06T08:20:00Z">
        <w:r w:rsidDel="00A505CB">
          <w:delText xml:space="preserve">Soil comprises the dynamic interface between the biosphere and the lithosphere (Wysocki, Schoeneberger, and LaGarry 2005). </w:delText>
        </w:r>
        <w:r w:rsidR="002E1C6D" w:rsidDel="00A505CB">
          <w:delText>T</w:delText>
        </w:r>
        <w:r w:rsidR="00CF2B15" w:rsidDel="00A505CB">
          <w:delText xml:space="preserve">he interactions of soil properties and soil parent materials and how they </w:delText>
        </w:r>
        <w:r w:rsidDel="00A505CB">
          <w:delText>are connected</w:delText>
        </w:r>
        <w:r w:rsidR="00CF2B15" w:rsidDel="00A505CB">
          <w:delText xml:space="preserve"> to the larger surficial deposits and </w:delText>
        </w:r>
        <w:r w:rsidDel="00A505CB">
          <w:delText xml:space="preserve">geologic </w:delText>
        </w:r>
        <w:r w:rsidR="00CF2B15" w:rsidDel="00A505CB">
          <w:delText>stratigraphy</w:delText>
        </w:r>
        <w:r w:rsidR="001E7781" w:rsidDel="00A505CB">
          <w:delText>,</w:delText>
        </w:r>
        <w:r w:rsidR="00CF2B15" w:rsidDel="00A505CB">
          <w:delText xml:space="preserve"> through geomorphic </w:delText>
        </w:r>
        <w:r w:rsidR="001E7781" w:rsidDel="00A505CB">
          <w:delText>processes,</w:delText>
        </w:r>
        <w:r w:rsidR="00CF2B15" w:rsidDel="00A505CB">
          <w:delText xml:space="preserve"> integrates soil survey information for use by the broader earth science community. The overlapping domains of pedology and geomorphology</w:delText>
        </w:r>
        <w:r w:rsidR="001E7781" w:rsidDel="00A505CB">
          <w:delText xml:space="preserve">, referred to as geopedology (Zinck 2016), </w:delText>
        </w:r>
        <w:r w:rsidDel="00A505CB">
          <w:delText xml:space="preserve">further </w:delText>
        </w:r>
        <w:r w:rsidR="001E7781" w:rsidDel="00A505CB">
          <w:delText>emphasize</w:delText>
        </w:r>
        <w:r w:rsidR="008D436E" w:rsidDel="00A505CB">
          <w:delText>s</w:delText>
        </w:r>
        <w:r w:rsidR="00CF2B15" w:rsidDel="00A505CB">
          <w:delText xml:space="preserve"> </w:delText>
        </w:r>
        <w:r w:rsidR="001E7781" w:rsidDel="00A505CB">
          <w:delText xml:space="preserve">the need for clear relationships between soil parent material and geomorphic concepts.  </w:delText>
        </w:r>
        <w:r w:rsidDel="00A505CB">
          <w:delText>Hudson (1992) described the</w:delText>
        </w:r>
        <w:r w:rsidR="001E7781" w:rsidDel="00A505CB">
          <w:delText xml:space="preserve"> </w:delText>
        </w:r>
        <w:r w:rsidR="00CF2B15" w:rsidDel="00A505CB">
          <w:delText>soil-landscape paradigm</w:delText>
        </w:r>
        <w:r w:rsidR="001E7781" w:rsidDel="00A505CB">
          <w:delText xml:space="preserve"> as a </w:delText>
        </w:r>
        <w:r w:rsidR="00CF2B15" w:rsidDel="00A505CB">
          <w:delText xml:space="preserve">foundation that strengthens soil survey methodology when put into practice. </w:delText>
        </w:r>
        <w:r w:rsidDel="00A505CB">
          <w:delText>C</w:delText>
        </w:r>
        <w:r w:rsidR="00CF2B15" w:rsidDel="00A505CB">
          <w:delText xml:space="preserve">lear synthesis of </w:delText>
        </w:r>
        <w:r w:rsidR="008D436E" w:rsidDel="00A505CB">
          <w:delText xml:space="preserve">the relationship of soils to </w:delText>
        </w:r>
        <w:r w:rsidR="00CF2B15" w:rsidDel="00A505CB">
          <w:delText xml:space="preserve">soil parent material to geomorphic concepts </w:delText>
        </w:r>
        <w:r w:rsidDel="00A505CB">
          <w:delText xml:space="preserve">supplied by a geopedologic approach </w:delText>
        </w:r>
        <w:r w:rsidR="008D436E" w:rsidDel="00A505CB">
          <w:delText xml:space="preserve">will provide more specific </w:delText>
        </w:r>
        <w:r w:rsidR="00CF2B15" w:rsidDel="00A505CB">
          <w:delText xml:space="preserve">information in soil survey products. </w:delText>
        </w:r>
      </w:del>
      <w:ins w:id="9" w:author="Skovlin, Jay - NRCS, Missoula, MT" w:date="2022-04-06T08:20:00Z">
        <w:r w:rsidR="00A505CB"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w:t>
        </w:r>
        <w:proofErr w:type="spellStart"/>
        <w:r w:rsidR="00A505CB" w:rsidRPr="00DE0503">
          <w:t>geopedology</w:t>
        </w:r>
        <w:proofErr w:type="spellEnd"/>
        <w:r w:rsidR="00A505CB" w:rsidRPr="00DE0503">
          <w:t xml:space="preserve"> (Zinck 2016), emphasizes the need for clear relationships between soil parent materials and geomorphic concepts. Soil is the dynamic interface connecting the biosphere and the lithosphere (Wysocki, </w:t>
        </w:r>
        <w:proofErr w:type="spellStart"/>
        <w:r w:rsidR="00A505CB" w:rsidRPr="00DE0503">
          <w:t>Schoeneberger</w:t>
        </w:r>
        <w:proofErr w:type="spellEnd"/>
        <w:r w:rsidR="00A505CB" w:rsidRPr="00DE0503">
          <w:t xml:space="preserve">, and </w:t>
        </w:r>
        <w:proofErr w:type="spellStart"/>
        <w:r w:rsidR="00A505CB" w:rsidRPr="00DE0503">
          <w:t>LaGarry</w:t>
        </w:r>
        <w:proofErr w:type="spellEnd"/>
        <w:r w:rsidR="00A505CB" w:rsidRPr="00DE0503">
          <w:t xml:space="preserve"> 2005). Soil provides a medium and conduit for water </w:t>
        </w:r>
        <w:r w:rsidR="00A505CB">
          <w:t xml:space="preserve">storage </w:t>
        </w:r>
        <w:r w:rsidR="00A505CB" w:rsidRPr="00DE0503">
          <w:t xml:space="preserve">and nutrient flow. The development of soil properties is largely determined by the inherent nature of surficial deposits or soil parent material </w:t>
        </w:r>
        <w:r w:rsidR="00A505CB">
          <w:t xml:space="preserve">from which they </w:t>
        </w:r>
        <w:r w:rsidR="00A505CB" w:rsidRPr="00DE0503">
          <w:t xml:space="preserve">originate. While soil survey has historically been grounded in a soil-landscape paradigm (Hudson, 1992), </w:t>
        </w:r>
        <w:proofErr w:type="spellStart"/>
        <w:r w:rsidR="00A505CB" w:rsidRPr="00DE0503">
          <w:t>geopedologic</w:t>
        </w:r>
        <w:proofErr w:type="spellEnd"/>
        <w:r w:rsidR="00A505CB" w:rsidRPr="00DE0503">
          <w:t xml:space="preserve"> concepts aim to further integrate geomorphic concepts with soil survey information for broader application within the earth science community.</w:t>
        </w:r>
      </w:ins>
    </w:p>
    <w:p w14:paraId="4C9D44EE" w14:textId="68573266" w:rsidR="00A505CB" w:rsidRDefault="00A505CB" w:rsidP="002E1C6D">
      <w:pPr>
        <w:pStyle w:val="FirstParagraph"/>
        <w:rPr>
          <w:ins w:id="10" w:author="Skovlin, Jay - NRCS, Missoula, MT" w:date="2022-04-06T08:19:00Z"/>
        </w:rPr>
      </w:pPr>
    </w:p>
    <w:p w14:paraId="59C89251" w14:textId="69751B18" w:rsidR="002E1C6D" w:rsidRPr="002E1C6D" w:rsidRDefault="00CF2B15" w:rsidP="002E1C6D">
      <w:pPr>
        <w:pStyle w:val="FirstParagraph"/>
      </w:pPr>
      <w:r>
        <w:lastRenderedPageBreak/>
        <w:t xml:space="preserve">Data alone cannot support decisions, generate useful conclusions, or convey embedded relationships without thoughtful analysis and processing. The wide-array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0061CAD4"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proofErr w:type="gramStart"/>
      <w:r>
        <w:t>loosely-coordinated</w:t>
      </w:r>
      <w:proofErr w:type="gramEnd"/>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to CRAN in May of 2012; with a name and core functionality inspired by the concept of “quantitative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59C614D9" w:rsidR="00623CAA" w:rsidRDefault="00CF2B15">
      <w:pPr>
        <w:pStyle w:val="BodyText"/>
      </w:pPr>
      <w:r>
        <w:t xml:space="preserve">As functionality evolved, </w:t>
      </w:r>
      <w:r w:rsidR="00221766">
        <w:t xml:space="preserve">the AQP package </w:t>
      </w:r>
      <w:r>
        <w:t xml:space="preserve">was split into three main categories </w:t>
      </w:r>
      <w:del w:id="11" w:author="Skovlin, Jay - NRCS, Missoula, MT" w:date="2022-04-06T08:36:00Z">
        <w:r w:rsidDel="009F3CF4">
          <w:delText>(i.e.</w:delText>
        </w:r>
        <w:r w:rsidR="007D2092" w:rsidDel="009F3CF4">
          <w:delText>,</w:delText>
        </w:r>
      </w:del>
      <w:ins w:id="12" w:author="Skovlin, Jay - NRCS, Missoula, MT" w:date="2022-04-06T08:36:00Z">
        <w:r w:rsidR="009F3CF4">
          <w:t>which became</w:t>
        </w:r>
      </w:ins>
      <w:r>
        <w:t> </w:t>
      </w:r>
      <w:r>
        <w:rPr>
          <w:b/>
          <w:bCs/>
        </w:rPr>
        <w:t>R</w:t>
      </w:r>
      <w:r>
        <w:t xml:space="preserve"> packages</w:t>
      </w:r>
      <w:del w:id="13" w:author="Skovlin, Jay - NRCS, Missoula, MT" w:date="2022-04-06T08:36:00Z">
        <w:r w:rsidDel="009F3CF4">
          <w:delText>)</w:delText>
        </w:r>
      </w:del>
      <w:r>
        <w:t xml:space="preserve">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 Nicolae, and François 2021; A et al. 2020), numerical classification (Maechler et al. 2021), </w:t>
      </w:r>
      <w:r w:rsidR="00221766">
        <w:t xml:space="preserve">and </w:t>
      </w:r>
      <w:r>
        <w:t>methods for compositional data (e.g.</w:t>
      </w:r>
      <w:r w:rsidR="00D6750A">
        <w:t>,</w:t>
      </w:r>
      <w:r>
        <w:t> sand, silt, and clay content) (Moeys 2018; van den Boogaart, Tolosana-Delgado, and Bren 2021)</w:t>
      </w:r>
      <w:r w:rsidR="00221766">
        <w:t>,</w:t>
      </w:r>
      <w:r>
        <w:t xml:space="preserve"> 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43ED1A34"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widely-used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261945B" w:rsidR="00623CAA" w:rsidRDefault="00807ECE">
      <w:pPr>
        <w:pStyle w:val="Heading3"/>
      </w:pPr>
      <w:bookmarkStart w:id="14"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24F81DB"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r w:rsidR="00221766" w:rsidRPr="00221766">
        <w:t xml:space="preserve"> </w:t>
      </w:r>
      <w:r w:rsidR="00221766">
        <w:t>and associated representative landscape</w:t>
      </w:r>
      <w:r>
        <w:t>. Soil profile photo: Satchel Gaddie, landscape photo: Jayme LeBrun.</w:t>
      </w:r>
    </w:p>
    <w:p w14:paraId="1536C216" w14:textId="19A16E16" w:rsidR="00623CAA" w:rsidRDefault="00CF2B15">
      <w:pPr>
        <w:pStyle w:val="BodyText"/>
      </w:pPr>
      <w:r>
        <w:t>A curated set of soil morphologic and laboratory characterization data correlated to the Clarksville soil series (Loamy-skeletal, siliceous, semiactive, mesic Typic Paleudults)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6D7FE12E"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w:t>
      </w:r>
      <w:proofErr w:type="gramStart"/>
      <w:r w:rsidR="00CF2B15">
        <w:t>calcium</w:t>
      </w:r>
      <w:proofErr w:type="gramEnd"/>
      <w:r w:rsidR="00CF2B15">
        <w:t xml:space="preserve"> and magnesium (Kabrick et al. 2011; Gurbir Singh and Kabrick 2015). Morphology of Clarksville soils commonly include soil textures high in silt with thick accumulations of translocated clay at depth. Although soils are generally high in rock fragments, silt-rich soil textures dominate surface soil horizons due the influence of wind blown loess parent material. These landscapes support a mixed forest of black oak (</w:t>
      </w:r>
      <w:r w:rsidR="00CF2B15">
        <w:rPr>
          <w:i/>
          <w:iCs/>
        </w:rPr>
        <w:t>Q. velutina</w:t>
      </w:r>
      <w:r w:rsidR="00CF2B15">
        <w:t xml:space="preserve"> Lam.), white oak (</w:t>
      </w:r>
      <w:r w:rsidR="00CF2B15">
        <w:rPr>
          <w:i/>
          <w:iCs/>
        </w:rPr>
        <w:t>Quercus alba</w:t>
      </w:r>
      <w:r w:rsidR="00CF2B15">
        <w:t xml:space="preserve"> L.), blackjack oak (</w:t>
      </w:r>
      <w:r w:rsidR="00CF2B15">
        <w:rPr>
          <w:i/>
          <w:iCs/>
        </w:rPr>
        <w:t>Q. marilandica</w:t>
      </w:r>
      <w:r w:rsidR="00CF2B15">
        <w:t xml:space="preserve"> Muench.), post oak (</w:t>
      </w:r>
      <w:r w:rsidR="00CF2B15">
        <w:rPr>
          <w:i/>
          <w:iCs/>
        </w:rPr>
        <w:t>Q. stellata</w:t>
      </w:r>
      <w:r w:rsidR="00CF2B15">
        <w:t xml:space="preserve"> Wangenh.), shortleaf pine (</w:t>
      </w:r>
      <w:r w:rsidR="00CF2B15">
        <w:rPr>
          <w:i/>
          <w:iCs/>
        </w:rPr>
        <w:t>Pinus echinata</w:t>
      </w:r>
      <w:r w:rsidR="00CF2B15">
        <w:t xml:space="preserve"> Mill.), black hickory (</w:t>
      </w:r>
      <w:r w:rsidR="00CF2B15">
        <w:rPr>
          <w:i/>
          <w:iCs/>
        </w:rPr>
        <w:t>Carya texana</w:t>
      </w:r>
      <w:r w:rsidR="00CF2B15">
        <w:t xml:space="preserve"> Buckl.), red maple (</w:t>
      </w:r>
      <w:r w:rsidR="00CF2B15">
        <w:rPr>
          <w:i/>
          <w:iCs/>
        </w:rPr>
        <w:t>A. rubrum</w:t>
      </w:r>
      <w:r w:rsidR="00CF2B15">
        <w:t xml:space="preserve"> L.), and dogwood (</w:t>
      </w:r>
      <w:r w:rsidR="00CF2B15">
        <w:rPr>
          <w:i/>
          <w:iCs/>
        </w:rPr>
        <w:t>Cornus florida</w:t>
      </w:r>
      <w:r w:rsidR="00CF2B15">
        <w:t xml:space="preserve"> L.).</w:t>
      </w:r>
    </w:p>
    <w:p w14:paraId="25D521AD" w14:textId="58A8A2BC" w:rsidR="00623CAA" w:rsidRDefault="00807ECE">
      <w:pPr>
        <w:pStyle w:val="Heading2"/>
      </w:pPr>
      <w:bookmarkStart w:id="15" w:name="Xc0bb37b45eee9e2bdbb43a77fd87c2324d2ae66"/>
      <w:bookmarkEnd w:id="6"/>
      <w:bookmarkEnd w:id="14"/>
      <w:r>
        <w:rPr>
          <w:rStyle w:val="SectionNumber"/>
        </w:rPr>
        <w:t>1</w:t>
      </w:r>
      <w:r w:rsidR="00CF2B15">
        <w:rPr>
          <w:rStyle w:val="SectionNumber"/>
        </w:rPr>
        <w:t>1.2</w:t>
      </w:r>
      <w:r w:rsidR="00CF2B15">
        <w:tab/>
        <w:t>Representing Collections of Soil Profiles in R</w:t>
      </w:r>
    </w:p>
    <w:p w14:paraId="7C79C0B0" w14:textId="2DB56D02"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attempting to capture this complexity, and designed to coordinate linkages between those elements. </w:t>
      </w:r>
      <w:r w:rsidR="00D23B71">
        <w:t>Functions</w:t>
      </w:r>
      <w:r>
        <w:t xml:space="preserve"> operating on the SPC include special constraints to ensure linkages aren’t broken during routine operations such as editing, sub-setting, or combining collections.</w:t>
      </w:r>
    </w:p>
    <w:p w14:paraId="65E20DC8" w14:textId="5C16F324"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SPC structure provides a means of storing user-defined metadata such as units of measure, horizon designation column name, data source, and data citation. </w:t>
      </w:r>
      <w:r w:rsidR="00221766">
        <w:t>The</w:t>
      </w:r>
      <w:r>
        <w:t xml:space="preserv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7AFD71B5" w:rsidR="00623CAA" w:rsidRDefault="00221766">
      <w:pPr>
        <w:pStyle w:val="BodyText"/>
      </w:pPr>
      <w:r w:rsidRPr="00221766">
        <w:t xml:space="preserve">Of primary importance are the horizon data, or the layers that comprise the profiles in the collection.  </w:t>
      </w:r>
      <w:r w:rsidR="00CF2B15">
        <w:t xml:space="preserve">The </w:t>
      </w:r>
      <w:proofErr w:type="spellStart"/>
      <w:r w:rsidR="00CF2B15">
        <w:rPr>
          <w:rStyle w:val="VerbatimChar"/>
        </w:rPr>
        <w:t>SoilProfileCollection</w:t>
      </w:r>
      <w:proofErr w:type="spellEnd"/>
      <w:r w:rsidR="00CF2B15">
        <w:t xml:space="preserve"> is “horizon data forward,” in that a user starts with a table of horizon data</w:t>
      </w:r>
      <w:r w:rsidR="00D23B71">
        <w:t>. E</w:t>
      </w:r>
      <w:r w:rsidR="00CF2B15">
        <w:t xml:space="preserve">ach </w:t>
      </w:r>
      <w:r w:rsidR="00D23B71">
        <w:t xml:space="preserve">horizon </w:t>
      </w:r>
      <w:r w:rsidR="00CF2B15">
        <w:t>record must have an upper and lower boundary, a unique ID linking to a single soil profile observation, and any other observed or measured properties. There are no set limits on the number of horizons per profile, or profiles per collection, but,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bookmarkStart w:id="16" w:name="_Hlk99974093"/>
      <w:r>
        <w:rPr>
          <w:rStyle w:val="VerbatimChar"/>
        </w:rPr>
        <w:t>data.frame</w:t>
      </w:r>
      <w:r>
        <w:t xml:space="preserve"> </w:t>
      </w:r>
      <w:bookmarkEnd w:id="16"/>
      <w:r>
        <w:t xml:space="preserve">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 can be used as input. Promoting a</w:t>
      </w:r>
      <w:r w:rsidR="00D23B71">
        <w:t xml:space="preserve"> </w:t>
      </w:r>
      <w:proofErr w:type="spellStart"/>
      <w:proofErr w:type="gramStart"/>
      <w:r w:rsidR="00D23B71" w:rsidRPr="00D23B71">
        <w:rPr>
          <w:rFonts w:ascii="Consolas" w:hAnsi="Consolas"/>
          <w:sz w:val="22"/>
          <w:shd w:val="clear" w:color="auto" w:fill="F8F8F8"/>
        </w:rPr>
        <w:t>data.frame</w:t>
      </w:r>
      <w:proofErr w:type="spellEnd"/>
      <w:proofErr w:type="gramEnd"/>
      <w:r w:rsidR="00D23B71">
        <w:rPr>
          <w:rFonts w:ascii="Consolas" w:hAnsi="Consolas"/>
          <w:sz w:val="22"/>
          <w:shd w:val="clear" w:color="auto" w:fill="F8F8F8"/>
        </w:rPr>
        <w:t xml:space="preserve"> to</w:t>
      </w:r>
      <w:r>
        <w:t xml:space="preserve"> </w:t>
      </w:r>
      <w:proofErr w:type="spellStart"/>
      <w:r>
        <w:rPr>
          <w:rStyle w:val="VerbatimChar"/>
        </w:rPr>
        <w:t>SoilProfileCollection</w:t>
      </w:r>
      <w:proofErr w:type="spellEnd"/>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1AE17939" w:rsidR="00623CAA" w:rsidRDefault="00CF2B15">
      <w:pPr>
        <w:pStyle w:val="BodyText"/>
      </w:pPr>
      <w:r>
        <w:t xml:space="preserve">In the </w:t>
      </w:r>
      <w:r>
        <w:rPr>
          <w:b/>
          <w:bCs/>
        </w:rPr>
        <w:t>R</w:t>
      </w:r>
      <w:r>
        <w:t xml:space="preserve"> language, the </w:t>
      </w:r>
      <w:ins w:id="17" w:author="Skovlin, Jay - NRCS, Missoula, MT" w:date="2022-04-06T08:43:00Z">
        <w:r w:rsidR="004668E9">
          <w:t xml:space="preserve">tilde </w:t>
        </w:r>
      </w:ins>
      <w:r>
        <w:t xml:space="preserve">symbol </w:t>
      </w:r>
      <w:r>
        <w:rPr>
          <w:rStyle w:val="VerbatimChar"/>
        </w:rPr>
        <w:t>~</w:t>
      </w:r>
      <w:r>
        <w:t xml:space="preserve"> separates the </w:t>
      </w:r>
      <w:proofErr w:type="gramStart"/>
      <w:r>
        <w:t>left and right hand</w:t>
      </w:r>
      <w:proofErr w:type="gramEnd"/>
      <w:r>
        <w:t xml:space="preserve">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w:t>
      </w:r>
      <w:r w:rsidRPr="00DC311A">
        <w:rPr>
          <w:b/>
          <w:bCs/>
        </w:rPr>
        <w:t xml:space="preserve"> R </w:t>
      </w:r>
      <w:r>
        <w:t xml:space="preserve">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2AEF28D7" w:rsidR="00623CAA" w:rsidRDefault="00807ECE">
      <w:pPr>
        <w:pStyle w:val="Heading3"/>
      </w:pPr>
      <w:bookmarkStart w:id="18" w:name="subsetting"/>
      <w:r>
        <w:rPr>
          <w:rStyle w:val="SectionNumber"/>
        </w:rPr>
        <w:t>1</w:t>
      </w:r>
      <w:r w:rsidR="00CF2B15">
        <w:rPr>
          <w:rStyle w:val="SectionNumber"/>
        </w:rPr>
        <w:t>1.2.1</w:t>
      </w:r>
      <w:r w:rsidR="00CF2B15">
        <w:tab/>
      </w:r>
      <w:proofErr w:type="spellStart"/>
      <w:r w:rsidR="00CF2B15">
        <w:t>Subsetting</w:t>
      </w:r>
      <w:proofErr w:type="spellEnd"/>
    </w:p>
    <w:p w14:paraId="76DD3EC8" w14:textId="395259D1" w:rsidR="00623CAA" w:rsidRDefault="00CF2B15">
      <w:pPr>
        <w:pStyle w:val="FirstParagraph"/>
      </w:pPr>
      <w:r>
        <w:t xml:space="preserve">The “bracket” methods are one of the primary ways that objects in </w:t>
      </w:r>
      <w:r>
        <w:rPr>
          <w:b/>
          <w:bCs/>
        </w:rPr>
        <w:t>R</w:t>
      </w:r>
      <w:r>
        <w:t xml:space="preserve"> are subset by rows and columns (e.g.</w:t>
      </w:r>
      <w:r w:rsidR="00D23B71">
        <w:t>,</w:t>
      </w:r>
      <w:r>
        <w:t> </w:t>
      </w:r>
      <w:proofErr w:type="spellStart"/>
      <w:proofErr w:type="gramStart"/>
      <w:r>
        <w:rPr>
          <w:rStyle w:val="VerbatimChar"/>
        </w:rPr>
        <w:t>data.frame</w:t>
      </w:r>
      <w:proofErr w:type="spellEnd"/>
      <w:proofErr w:type="gramEnd"/>
      <w:r>
        <w:t>) or element (e.g.</w:t>
      </w:r>
      <w:r w:rsidR="00D23B71">
        <w:t>,</w:t>
      </w:r>
      <w:r>
        <w:t>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r>
        <w:rPr>
          <w:rStyle w:val="VerbatimChar"/>
        </w:rPr>
        <w:t>SoilProfileCollection</w:t>
      </w:r>
      <w:r>
        <w:t xml:space="preserve"> bracket method is: </w:t>
      </w:r>
      <w:proofErr w:type="gramStart"/>
      <w:r>
        <w:rPr>
          <w:rStyle w:val="VerbatimChar"/>
        </w:rPr>
        <w:t>x[</w:t>
      </w:r>
      <w:proofErr w:type="gramEnd"/>
      <w:r>
        <w:rPr>
          <w:rStyle w:val="VerbatimChar"/>
        </w:rPr>
        <w:t>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proofErr w:type="gramStart"/>
      <w:r>
        <w:rPr>
          <w:rStyle w:val="VerbatimChar"/>
        </w:rPr>
        <w:t>x[</w:t>
      </w:r>
      <w:proofErr w:type="gramEnd"/>
      <w:r>
        <w:rPr>
          <w:rStyle w:val="VerbatimChar"/>
        </w:rPr>
        <w:t>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39841B7A" w:rsidR="00623CAA" w:rsidRDefault="00CF2B15">
      <w:pPr>
        <w:pStyle w:val="ImageCaption"/>
      </w:pPr>
      <w:r>
        <w:t xml:space="preserve">Figure </w:t>
      </w:r>
      <w:r w:rsidR="00807ECE">
        <w:t>1</w:t>
      </w:r>
      <w:r>
        <w:t>1.2: Five soil profiles correlated to the Clarksville soil series (A)</w:t>
      </w:r>
      <w:ins w:id="19" w:author="Skovlin, Jay - NRCS, Missoula, MT" w:date="2022-04-06T08:21:00Z">
        <w:r w:rsidR="00A505CB">
          <w:t>.</w:t>
        </w:r>
      </w:ins>
      <w:del w:id="20" w:author="Skovlin, Jay - NRCS, Missoula, MT" w:date="2022-04-06T08:21:00Z">
        <w:r w:rsidDel="00A505CB">
          <w:delText>,</w:delText>
        </w:r>
      </w:del>
      <w:r>
        <w:t xml:space="preserve"> </w:t>
      </w:r>
      <w:del w:id="21" w:author="Skovlin, Jay - NRCS, Missoula, MT" w:date="2022-04-06T08:22:00Z">
        <w:r w:rsidDel="00A505CB">
          <w:delText>and e</w:delText>
        </w:r>
      </w:del>
      <w:ins w:id="22" w:author="Skovlin, Jay - NRCS, Missoula, MT" w:date="2022-04-06T08:22:00Z">
        <w:r w:rsidR="00A505CB">
          <w:t>E</w:t>
        </w:r>
      </w:ins>
      <w:r>
        <w:t>xamples of bracket methods for subsetting profiles, sequences of horizons and top or bottom horizons (B).</w:t>
      </w:r>
    </w:p>
    <w:p w14:paraId="422FC239" w14:textId="54CB0B39"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w:t>
      </w:r>
      <w:proofErr w:type="gramStart"/>
      <w:r>
        <w:t>horizons, and</w:t>
      </w:r>
      <w:proofErr w:type="gramEnd"/>
      <w:r>
        <w:t xml:space="preserve"> return the part of the collection adjacent to the match (above or below respectively).</w:t>
      </w:r>
      <w:ins w:id="23" w:author="Skovlin, Jay - NRCS, Missoula, MT" w:date="2022-04-06T08:51:00Z">
        <w:r w:rsidR="00FD66D2">
          <w:t xml:space="preserve"> The</w:t>
        </w:r>
      </w:ins>
      <w:r>
        <w:t xml:space="preserve"> </w:t>
      </w:r>
      <w:proofErr w:type="spellStart"/>
      <w:proofErr w:type="gramStart"/>
      <w:r>
        <w:rPr>
          <w:rStyle w:val="VerbatimChar"/>
        </w:rPr>
        <w:t>hzOffset</w:t>
      </w:r>
      <w:proofErr w:type="spellEnd"/>
      <w:r>
        <w:rPr>
          <w:rStyle w:val="VerbatimChar"/>
        </w:rPr>
        <w:t>(</w:t>
      </w:r>
      <w:proofErr w:type="gramEnd"/>
      <w:r>
        <w:rPr>
          <w:rStyle w:val="VerbatimChar"/>
        </w:rPr>
        <w:t>)</w:t>
      </w:r>
      <w:r>
        <w:t xml:space="preserve"> </w:t>
      </w:r>
      <w:ins w:id="24" w:author="Skovlin, Jay - NRCS, Missoula, MT" w:date="2022-04-06T08:51:00Z">
        <w:r w:rsidR="00FD66D2">
          <w:t xml:space="preserve">function </w:t>
        </w:r>
      </w:ins>
      <w:r>
        <w:t>allows arbitrary horizon indices and offsets to be calculated. This type of logic is further helpful for inspecting and fixing horizon geometry for errors or inconsistencies.</w:t>
      </w:r>
    </w:p>
    <w:p w14:paraId="3D3ACCF0" w14:textId="745C5C19" w:rsidR="00623CAA" w:rsidRDefault="00CF2B15">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w:t>
      </w:r>
      <w:ins w:id="25" w:author="Skovlin, Jay - NRCS, Missoula, MT" w:date="2022-04-06T08:51:00Z">
        <w:r w:rsidR="00FD66D2">
          <w:t xml:space="preserve"> The</w:t>
        </w:r>
      </w:ins>
      <w:r>
        <w:t xml:space="preserve"> </w:t>
      </w:r>
      <w:proofErr w:type="gramStart"/>
      <w:r>
        <w:rPr>
          <w:rStyle w:val="VerbatimChar"/>
        </w:rPr>
        <w:t>subset(</w:t>
      </w:r>
      <w:proofErr w:type="gramEnd"/>
      <w:r>
        <w:rPr>
          <w:rStyle w:val="VerbatimChar"/>
        </w:rPr>
        <w:t>)</w:t>
      </w:r>
      <w:r>
        <w:t xml:space="preserve"> </w:t>
      </w:r>
      <w:ins w:id="26" w:author="Skovlin, Jay - NRCS, Missoula, MT" w:date="2022-04-06T08:51:00Z">
        <w:r w:rsidR="00FD66D2">
          <w:t xml:space="preserve">function </w:t>
        </w:r>
      </w:ins>
      <w:r>
        <w:t>returns whole profiles</w:t>
      </w:r>
      <w:ins w:id="27" w:author="Skovlin, Jay - NRCS, Missoula, MT" w:date="2022-04-06T08:53:00Z">
        <w:r w:rsidR="00FD66D2">
          <w:t>,</w:t>
        </w:r>
      </w:ins>
      <w:del w:id="28" w:author="Skovlin, Jay - NRCS, Missoula, MT" w:date="2022-04-06T08:52:00Z">
        <w:r w:rsidDel="00FD66D2">
          <w:delText>;</w:delText>
        </w:r>
      </w:del>
      <w:r>
        <w:t xml:space="preserve"> if criteria were specified for horizon data then only some of the horizons of those profiles may meet criteria. </w:t>
      </w:r>
      <w:ins w:id="29" w:author="Skovlin, Jay - NRCS, Missoula, MT" w:date="2022-04-06T08:53:00Z">
        <w:r w:rsidR="00FD66D2">
          <w:t>M</w:t>
        </w:r>
      </w:ins>
      <w:ins w:id="30" w:author="Skovlin, Jay - NRCS, Missoula, MT" w:date="2022-04-06T08:54:00Z">
        <w:r w:rsidR="00FD66D2">
          <w:t>ore specifically</w:t>
        </w:r>
      </w:ins>
      <w:ins w:id="31" w:author="Skovlin, Jay - NRCS, Missoula, MT" w:date="2022-04-06T08:53:00Z">
        <w:r w:rsidR="00FD66D2">
          <w:t xml:space="preserve">, </w:t>
        </w:r>
      </w:ins>
      <w:proofErr w:type="spellStart"/>
      <w:proofErr w:type="gramStart"/>
      <w:r>
        <w:rPr>
          <w:rStyle w:val="VerbatimChar"/>
        </w:rPr>
        <w:t>subsetHz</w:t>
      </w:r>
      <w:proofErr w:type="spellEnd"/>
      <w:r>
        <w:rPr>
          <w:rStyle w:val="VerbatimChar"/>
        </w:rPr>
        <w:t>(</w:t>
      </w:r>
      <w:proofErr w:type="gramEnd"/>
      <w:r>
        <w:rPr>
          <w:rStyle w:val="VerbatimChar"/>
        </w:rPr>
        <w:t>)</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proofErr w:type="gramStart"/>
      <w:r>
        <w:rPr>
          <w:rStyle w:val="VerbatimChar"/>
        </w:rPr>
        <w:t>glom(</w:t>
      </w:r>
      <w:proofErr w:type="gramEnd"/>
      <w:r>
        <w:rPr>
          <w:rStyle w:val="VerbatimChar"/>
        </w:rPr>
        <w:t>)</w:t>
      </w:r>
      <w:r>
        <w:t xml:space="preserve"> and truncation to that interval via </w:t>
      </w:r>
      <w:r>
        <w:rPr>
          <w:rStyle w:val="VerbatimChar"/>
        </w:rPr>
        <w:t>trunc()</w:t>
      </w:r>
      <w:r>
        <w:t>.</w:t>
      </w:r>
    </w:p>
    <w:p w14:paraId="7C8754AE" w14:textId="1A9F4C95"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del w:id="32" w:author="Skovlin, Jay - NRCS, Missoula, MT" w:date="2022-04-06T08:23:00Z">
        <w:r w:rsidDel="00A505CB">
          <w:rPr>
            <w:rStyle w:val="VerbatimChar"/>
          </w:rPr>
          <w:delText>glom()</w:delText>
        </w:r>
        <w:r w:rsidDel="00A505CB">
          <w:delText xml:space="preserve"> </w:delText>
        </w:r>
      </w:del>
      <w:proofErr w:type="gramStart"/>
      <w:ins w:id="33" w:author="Skovlin, Jay - NRCS, Missoula, MT" w:date="2022-04-06T08:23:00Z">
        <w:r w:rsidR="00A505CB">
          <w:t>The</w:t>
        </w:r>
        <w:r w:rsidR="00A505CB" w:rsidRPr="00A505CB">
          <w:t xml:space="preserve">  </w:t>
        </w:r>
        <w:r w:rsidR="00A505CB">
          <w:rPr>
            <w:rStyle w:val="VerbatimChar"/>
          </w:rPr>
          <w:t>glom</w:t>
        </w:r>
        <w:proofErr w:type="gramEnd"/>
        <w:r w:rsidR="00A505CB">
          <w:rPr>
            <w:rStyle w:val="VerbatimChar"/>
          </w:rPr>
          <w:t>()</w:t>
        </w:r>
        <w:r w:rsidR="00A505CB" w:rsidRPr="00A505CB">
          <w:rPr>
            <w:rStyle w:val="VerbatimChar"/>
            <w:rFonts w:asciiTheme="minorHAnsi" w:hAnsiTheme="minorHAnsi"/>
            <w:sz w:val="24"/>
            <w:rPrChange w:id="34" w:author="Skovlin, Jay - NRCS, Missoula, MT" w:date="2022-04-06T08:24:00Z">
              <w:rPr>
                <w:rStyle w:val="VerbatimChar"/>
              </w:rPr>
            </w:rPrChange>
          </w:rPr>
          <w:t xml:space="preserve"> </w:t>
        </w:r>
        <w:r w:rsidR="00A505CB">
          <w:t xml:space="preserve">f unction </w:t>
        </w:r>
      </w:ins>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654DEAFA"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proofErr w:type="spellStart"/>
      <w:r>
        <w:rPr>
          <w:rStyle w:val="VerbatimChar"/>
        </w:rPr>
        <w:t>SoilProfileCollection</w:t>
      </w:r>
      <w:proofErr w:type="spellEnd"/>
      <w:r>
        <w:t xml:space="preserve"> (Figure </w:t>
      </w:r>
      <w:r w:rsidR="001F5826">
        <w:t>1</w:t>
      </w:r>
      <w:r>
        <w:t xml:space="preserve">1.3). </w:t>
      </w:r>
      <w:del w:id="35" w:author="Skovlin, Jay - NRCS, Missoula, MT" w:date="2022-04-06T08:58:00Z">
        <w:r w:rsidDel="00FD66D2">
          <w:delText xml:space="preserve">When </w:delText>
        </w:r>
        <w:r w:rsidDel="00FD66D2">
          <w:rPr>
            <w:rStyle w:val="VerbatimChar"/>
          </w:rPr>
          <w:delText>glom(truncate=TRUE)</w:delText>
        </w:r>
        <w:r w:rsidDel="00FD66D2">
          <w:delText xml:space="preserve"> or via </w:delText>
        </w:r>
        <w:r w:rsidDel="00FD66D2">
          <w:rPr>
            <w:rStyle w:val="VerbatimChar"/>
          </w:rPr>
          <w:delText>trunc()</w:delText>
        </w:r>
        <w:r w:rsidDel="00FD66D2">
          <w:delText xml:space="preserve"> </w:delText>
        </w:r>
      </w:del>
      <w:ins w:id="36" w:author="Skovlin, Jay - NRCS, Missoula, MT" w:date="2022-04-06T08:58:00Z">
        <w:r w:rsidR="00FD66D2">
          <w:t>T</w:t>
        </w:r>
      </w:ins>
      <w:del w:id="37" w:author="Skovlin, Jay - NRCS, Missoula, MT" w:date="2022-04-06T08:58:00Z">
        <w:r w:rsidDel="00FD66D2">
          <w:delText>t</w:delText>
        </w:r>
      </w:del>
      <w:r>
        <w:t xml:space="preserve">he upper and lower boundaries of the resulting horizons will be </w:t>
      </w:r>
      <w:ins w:id="38" w:author="Skovlin, Jay - NRCS, Missoula, MT" w:date="2022-04-06T08:58:00Z">
        <w:r w:rsidR="00FD66D2">
          <w:t xml:space="preserve">cleanly </w:t>
        </w:r>
      </w:ins>
      <w:r>
        <w:t>cut to the interval specified</w:t>
      </w:r>
      <w:ins w:id="39" w:author="Skovlin, Jay - NRCS, Missoula, MT" w:date="2022-04-06T08:58:00Z">
        <w:r w:rsidR="00FD66D2">
          <w:t xml:space="preserve"> using</w:t>
        </w:r>
      </w:ins>
      <w:r>
        <w:t xml:space="preserve"> </w:t>
      </w:r>
      <w:ins w:id="40" w:author="Skovlin, Jay - NRCS, Missoula, MT" w:date="2022-04-06T08:58:00Z">
        <w:r w:rsidR="00FD66D2">
          <w:rPr>
            <w:rStyle w:val="VerbatimChar"/>
          </w:rPr>
          <w:t>glom(truncate=TRUE)</w:t>
        </w:r>
        <w:r w:rsidR="00FD66D2">
          <w:t xml:space="preserve"> or via </w:t>
        </w:r>
        <w:proofErr w:type="spellStart"/>
        <w:proofErr w:type="gramStart"/>
        <w:r w:rsidR="00FD66D2">
          <w:rPr>
            <w:rStyle w:val="VerbatimChar"/>
          </w:rPr>
          <w:t>trunc</w:t>
        </w:r>
        <w:proofErr w:type="spellEnd"/>
        <w:r w:rsidR="00FD66D2">
          <w:rPr>
            <w:rStyle w:val="VerbatimChar"/>
          </w:rPr>
          <w:t>(</w:t>
        </w:r>
        <w:proofErr w:type="gramEnd"/>
        <w:r w:rsidR="00FD66D2">
          <w:rPr>
            <w:rStyle w:val="VerbatimChar"/>
          </w:rPr>
          <w:t>)</w:t>
        </w:r>
        <w:r w:rsidR="00FD66D2">
          <w:t xml:space="preserve"> </w:t>
        </w:r>
      </w:ins>
      <w:r>
        <w:t xml:space="preserve">and the profiles will </w:t>
      </w:r>
      <w:del w:id="41" w:author="Skovlin, Jay - NRCS, Missoula, MT" w:date="2022-04-06T08:59:00Z">
        <w:r w:rsidDel="00FD66D2">
          <w:delText xml:space="preserve">generally </w:delText>
        </w:r>
      </w:del>
      <w:r>
        <w:t xml:space="preserve">have consistent upper and lower boundaries assuming there are no missing data in the </w:t>
      </w:r>
      <w:ins w:id="42" w:author="Skovlin, Jay - NRCS, Missoula, MT" w:date="2022-04-06T08:59:00Z">
        <w:r w:rsidR="00FD66D2">
          <w:t xml:space="preserve">specified </w:t>
        </w:r>
      </w:ins>
      <w:r>
        <w:t>interval.</w:t>
      </w:r>
    </w:p>
    <w:p w14:paraId="2196418C" w14:textId="5D351121" w:rsidR="00623CAA" w:rsidRDefault="00807ECE">
      <w:pPr>
        <w:pStyle w:val="Heading3"/>
      </w:pPr>
      <w:bookmarkStart w:id="43" w:name="data-quality-and-repairs"/>
      <w:bookmarkEnd w:id="18"/>
      <w:r>
        <w:rPr>
          <w:rStyle w:val="SectionNumber"/>
        </w:rPr>
        <w:t>1</w:t>
      </w:r>
      <w:r w:rsidR="00CF2B15">
        <w:rPr>
          <w:rStyle w:val="SectionNumber"/>
        </w:rPr>
        <w:t>1.2.2</w:t>
      </w:r>
      <w:r w:rsidR="00CF2B15">
        <w:tab/>
        <w:t>Data Quality and Repairs</w:t>
      </w:r>
    </w:p>
    <w:p w14:paraId="1C5D6975" w14:textId="6EB56834" w:rsidR="00623CAA" w:rsidRDefault="00CF2B15">
      <w:pPr>
        <w:pStyle w:val="FirstParagraph"/>
      </w:pPr>
      <w:r>
        <w:t xml:space="preserve">The </w:t>
      </w:r>
      <w:r>
        <w:rPr>
          <w:i/>
          <w:iCs/>
        </w:rPr>
        <w:t>aqp</w:t>
      </w:r>
      <w:r>
        <w:t xml:space="preserve"> package provides several methods for identifying problematic profile geometry and </w:t>
      </w:r>
      <w:del w:id="44" w:author="Skovlin, Jay - NRCS, Missoula, MT" w:date="2022-04-06T08:54:00Z">
        <w:r w:rsidDel="00FD66D2">
          <w:delText>(possibly)</w:delText>
        </w:r>
      </w:del>
      <w:ins w:id="45" w:author="Skovlin, Jay - NRCS, Missoula, MT" w:date="2022-04-06T08:54:00Z">
        <w:r w:rsidR="00FD66D2">
          <w:t>attempts to</w:t>
        </w:r>
      </w:ins>
      <w:r>
        <w:t xml:space="preserve"> “</w:t>
      </w:r>
      <w:del w:id="46" w:author="Skovlin, Jay - NRCS, Missoula, MT" w:date="2022-04-06T08:55:00Z">
        <w:r w:rsidDel="00FD66D2">
          <w:delText>fix</w:delText>
        </w:r>
      </w:del>
      <w:ins w:id="47" w:author="Skovlin, Jay - NRCS, Missoula, MT" w:date="2022-04-06T08:55:00Z">
        <w:r w:rsidR="00FD66D2">
          <w:t>correct</w:t>
        </w:r>
      </w:ins>
      <w:del w:id="48" w:author="Skovlin, Jay - NRCS, Missoula, MT" w:date="2022-04-06T08:54:00Z">
        <w:r w:rsidDel="00FD66D2">
          <w:delText>ing</w:delText>
        </w:r>
      </w:del>
      <w:r>
        <w:t>” it. Most soil databases and methods for storing soils information do not have front end validations that prevent entry of data with “illogical” content. Some analyses rely on having only one record of data per depth/profile combination such as those involving depth-weighted averages, or rely on having a “complete” set of records in all profiles over a particular interval.</w:t>
      </w:r>
    </w:p>
    <w:p w14:paraId="46A37FED" w14:textId="28E9BE4C" w:rsidR="00623CAA" w:rsidRDefault="00D678EA">
      <w:pPr>
        <w:pStyle w:val="BodyText"/>
      </w:pPr>
      <w:ins w:id="49" w:author="Skovlin, Jay - NRCS, Missoula, MT" w:date="2022-04-06T09:00:00Z">
        <w:r>
          <w:rPr>
            <w:rStyle w:val="VerbatimChar"/>
          </w:rPr>
          <w:t xml:space="preserve">The </w:t>
        </w:r>
      </w:ins>
      <w:proofErr w:type="spellStart"/>
      <w:ins w:id="50" w:author="Skovlin, Jay - NRCS, Missoula, MT" w:date="2022-04-06T09:01:00Z">
        <w:r w:rsidRPr="00D678EA">
          <w:rPr>
            <w:rStyle w:val="VerbatimChar"/>
            <w:i/>
            <w:iCs/>
            <w:rPrChange w:id="51" w:author="Skovlin, Jay - NRCS, Missoula, MT" w:date="2022-04-06T09:01:00Z">
              <w:rPr>
                <w:rStyle w:val="VerbatimChar"/>
              </w:rPr>
            </w:rPrChange>
          </w:rPr>
          <w:t>aqp</w:t>
        </w:r>
        <w:proofErr w:type="spellEnd"/>
        <w:r>
          <w:rPr>
            <w:rStyle w:val="VerbatimChar"/>
          </w:rPr>
          <w:t xml:space="preserve"> function </w:t>
        </w:r>
      </w:ins>
      <w:proofErr w:type="spellStart"/>
      <w:proofErr w:type="gramStart"/>
      <w:r w:rsidR="00CF2B15">
        <w:rPr>
          <w:rStyle w:val="VerbatimChar"/>
        </w:rPr>
        <w:t>checkHzDepthLogic</w:t>
      </w:r>
      <w:proofErr w:type="spellEnd"/>
      <w:r w:rsidR="00CF2B15">
        <w:rPr>
          <w:rStyle w:val="VerbatimChar"/>
        </w:rPr>
        <w:t>(</w:t>
      </w:r>
      <w:proofErr w:type="gramEnd"/>
      <w:r w:rsidR="00CF2B15">
        <w:rPr>
          <w:rStyle w:val="VerbatimChar"/>
        </w:rPr>
        <w:t>)</w:t>
      </w:r>
      <w:r w:rsidR="00CF2B15">
        <w:t xml:space="preserve"> inspects a </w:t>
      </w:r>
      <w:r w:rsidR="00CF2B15">
        <w:rPr>
          <w:rStyle w:val="VerbatimChar"/>
        </w:rPr>
        <w:t>SoilProfileCollection</w:t>
      </w:r>
      <w:r w:rsidR="00CF2B15">
        <w:t xml:space="preserve"> object looking for four common errors in horizon depths: bottom depth shallower than top depth, equal top and bottom depth, missing (</w:t>
      </w:r>
      <w:r w:rsidR="00CF2B15">
        <w:rPr>
          <w:rStyle w:val="VerbatimChar"/>
        </w:rPr>
        <w:t>NA</w:t>
      </w:r>
      <w:r w:rsidR="00CF2B15">
        <w:t xml:space="preserve">) top or bottom depth, and gap or overlap between adjacent horizons. With </w:t>
      </w:r>
      <w:r w:rsidR="00CF2B15">
        <w:rPr>
          <w:rStyle w:val="VerbatimChar"/>
        </w:rPr>
        <w:t>byhz = TRUE</w:t>
      </w:r>
      <w:r w:rsidR="00CF2B15">
        <w:t xml:space="preserve"> it is possible to perform the first three of the above logic checks on individual horizons.</w:t>
      </w:r>
    </w:p>
    <w:p w14:paraId="096F7973" w14:textId="1E715663" w:rsidR="00623CAA" w:rsidRDefault="00CF2B15">
      <w:pPr>
        <w:pStyle w:val="BodyText"/>
      </w:pPr>
      <w:del w:id="52" w:author="Skovlin, Jay - NRCS, Missoula, MT" w:date="2022-04-06T09:07:00Z">
        <w:r w:rsidDel="00D678EA">
          <w:rPr>
            <w:rStyle w:val="VerbatimChar"/>
          </w:rPr>
          <w:lastRenderedPageBreak/>
          <w:delText>repairMissingHzDepths()</w:delText>
        </w:r>
        <w:r w:rsidDel="00D678EA">
          <w:delText xml:space="preserve"> </w:delText>
        </w:r>
      </w:del>
      <w:del w:id="53" w:author="Skovlin, Jay - NRCS, Missoula, MT" w:date="2022-04-06T09:08:00Z">
        <w:r w:rsidDel="00D678EA">
          <w:delText xml:space="preserve">uses </w:delText>
        </w:r>
      </w:del>
      <w:ins w:id="54" w:author="Skovlin, Jay - NRCS, Missoula, MT" w:date="2022-04-06T09:06:00Z">
        <w:r w:rsidR="00D678EA">
          <w:t>A</w:t>
        </w:r>
      </w:ins>
      <w:del w:id="55" w:author="Skovlin, Jay - NRCS, Missoula, MT" w:date="2022-04-06T09:06:00Z">
        <w:r w:rsidDel="00D678EA">
          <w:delText>a</w:delText>
        </w:r>
      </w:del>
      <w:r>
        <w:t xml:space="preserve">ssumptions </w:t>
      </w:r>
      <w:del w:id="56" w:author="Skovlin, Jay - NRCS, Missoula, MT" w:date="2022-04-06T09:08:00Z">
        <w:r w:rsidDel="00D678EA">
          <w:delText xml:space="preserve">about </w:delText>
        </w:r>
      </w:del>
      <w:ins w:id="57" w:author="Skovlin, Jay - NRCS, Missoula, MT" w:date="2022-04-06T09:08:00Z">
        <w:r w:rsidR="00D678EA">
          <w:t>concerning</w:t>
        </w:r>
        <w:r w:rsidR="00D678EA">
          <w:t xml:space="preserve"> </w:t>
        </w:r>
      </w:ins>
      <w:r>
        <w:t>horizon order based on horizon top depth</w:t>
      </w:r>
      <w:ins w:id="58" w:author="Skovlin, Jay - NRCS, Missoula, MT" w:date="2022-04-06T09:07:00Z">
        <w:r w:rsidR="00D678EA">
          <w:t xml:space="preserve"> are tested by the </w:t>
        </w:r>
        <w:proofErr w:type="spellStart"/>
        <w:proofErr w:type="gramStart"/>
        <w:r w:rsidR="00D678EA">
          <w:rPr>
            <w:rStyle w:val="VerbatimChar"/>
          </w:rPr>
          <w:t>repairMissingHzDepths</w:t>
        </w:r>
        <w:proofErr w:type="spellEnd"/>
        <w:r w:rsidR="00D678EA">
          <w:rPr>
            <w:rStyle w:val="VerbatimChar"/>
          </w:rPr>
          <w:t>(</w:t>
        </w:r>
        <w:proofErr w:type="gramEnd"/>
        <w:r w:rsidR="00D678EA">
          <w:rPr>
            <w:rStyle w:val="VerbatimChar"/>
          </w:rPr>
          <w:t>)</w:t>
        </w:r>
      </w:ins>
      <w:ins w:id="59" w:author="Skovlin, Jay - NRCS, Missoula, MT" w:date="2022-04-06T09:08:00Z">
        <w:r w:rsidR="00D678EA">
          <w:rPr>
            <w:rStyle w:val="VerbatimChar"/>
            <w:rFonts w:asciiTheme="minorHAnsi" w:hAnsiTheme="minorHAnsi"/>
            <w:sz w:val="24"/>
          </w:rPr>
          <w:t xml:space="preserve"> function</w:t>
        </w:r>
      </w:ins>
      <w:r>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7B974099" w:rsidR="00623CAA" w:rsidRDefault="00D678EA">
      <w:pPr>
        <w:pStyle w:val="BodyText"/>
      </w:pPr>
      <w:ins w:id="60" w:author="Skovlin, Jay - NRCS, Missoula, MT" w:date="2022-04-06T09:09:00Z">
        <w:r>
          <w:rPr>
            <w:rStyle w:val="VerbatimChar"/>
            <w:rFonts w:asciiTheme="minorHAnsi" w:hAnsiTheme="minorHAnsi"/>
            <w:sz w:val="24"/>
          </w:rPr>
          <w:t xml:space="preserve">The </w:t>
        </w:r>
      </w:ins>
      <w:proofErr w:type="spellStart"/>
      <w:proofErr w:type="gramStart"/>
      <w:r w:rsidR="00CF2B15">
        <w:rPr>
          <w:rStyle w:val="VerbatimChar"/>
        </w:rPr>
        <w:t>fillHzGaps</w:t>
      </w:r>
      <w:proofErr w:type="spellEnd"/>
      <w:r w:rsidR="00CF2B15">
        <w:rPr>
          <w:rStyle w:val="VerbatimChar"/>
        </w:rPr>
        <w:t>(</w:t>
      </w:r>
      <w:proofErr w:type="gramEnd"/>
      <w:r w:rsidR="00CF2B15">
        <w:rPr>
          <w:rStyle w:val="VerbatimChar"/>
        </w:rPr>
        <w:t>)</w:t>
      </w:r>
      <w:r w:rsidR="00CF2B15">
        <w:t xml:space="preserve"> </w:t>
      </w:r>
      <w:ins w:id="61" w:author="Skovlin, Jay - NRCS, Missoula, MT" w:date="2022-04-06T09:09:00Z">
        <w:r>
          <w:t xml:space="preserve">function </w:t>
        </w:r>
      </w:ins>
      <w:r w:rsidR="00CF2B15">
        <w:t xml:space="preserve">attempts to find “gaps” in the horizon records of a </w:t>
      </w:r>
      <w:r w:rsidR="00CF2B15">
        <w:rPr>
          <w:rStyle w:val="VerbatimChar"/>
        </w:rPr>
        <w:t>SoilProfileCollection</w:t>
      </w:r>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ins w:id="62" w:author="Skovlin, Jay - NRCS, Missoula, MT" w:date="2022-04-06T09:10:00Z">
        <w:r>
          <w:t>.</w:t>
        </w:r>
      </w:ins>
      <w:del w:id="63" w:author="Skovlin, Jay - NRCS, Missoula, MT" w:date="2022-04-06T09:10:00Z">
        <w:r w:rsidR="00CF2B15" w:rsidDel="00D678EA">
          <w:delText>:</w:delText>
        </w:r>
      </w:del>
      <w:r w:rsidR="00CF2B15">
        <w:t xml:space="preserve"> </w:t>
      </w:r>
      <w:del w:id="64" w:author="Skovlin, Jay - NRCS, Missoula, MT" w:date="2022-04-06T09:10:00Z">
        <w:r w:rsidR="00CF2B15" w:rsidDel="00D678EA">
          <w:delText xml:space="preserve">for </w:delText>
        </w:r>
      </w:del>
      <w:commentRangeStart w:id="65"/>
      <w:ins w:id="66" w:author="Skovlin, Jay - NRCS, Missoula, MT" w:date="2022-04-06T09:10:00Z">
        <w:r>
          <w:t>F</w:t>
        </w:r>
        <w:r>
          <w:t xml:space="preserve">or </w:t>
        </w:r>
      </w:ins>
      <w:r w:rsidR="00CF2B15">
        <w:t>instance</w:t>
      </w:r>
      <w:r w:rsidR="006347BF">
        <w:t>,</w:t>
      </w:r>
      <w:r w:rsidR="00CF2B15">
        <w:t xml:space="preserve"> a morphologic description </w:t>
      </w:r>
      <w:del w:id="67" w:author="Skovlin, Jay - NRCS, Missoula, MT" w:date="2022-04-06T09:15:00Z">
        <w:r w:rsidR="00CF2B15" w:rsidDel="002E7CA8">
          <w:delText>omitting observed</w:delText>
        </w:r>
      </w:del>
      <w:ins w:id="68" w:author="Skovlin, Jay - NRCS, Missoula, MT" w:date="2022-04-06T09:15:00Z">
        <w:r w:rsidR="002E7CA8">
          <w:t>containing</w:t>
        </w:r>
      </w:ins>
      <w:r w:rsidR="00CF2B15">
        <w:t xml:space="preserve"> </w:t>
      </w:r>
      <w:ins w:id="69" w:author="Skovlin, Jay - NRCS, Missoula, MT" w:date="2022-04-06T09:12:00Z">
        <w:r w:rsidR="002E7CA8">
          <w:t>features with</w:t>
        </w:r>
      </w:ins>
      <w:ins w:id="70" w:author="Skovlin, Jay - NRCS, Missoula, MT" w:date="2022-04-06T09:13:00Z">
        <w:r w:rsidR="002E7CA8">
          <w:t xml:space="preserve"> omitted upper or undetermined lower depth as in the case of </w:t>
        </w:r>
      </w:ins>
      <w:del w:id="71" w:author="Skovlin, Jay - NRCS, Missoula, MT" w:date="2022-04-06T09:15:00Z">
        <w:r w:rsidR="00CF2B15" w:rsidDel="002E7CA8">
          <w:delText xml:space="preserve">but </w:delText>
        </w:r>
      </w:del>
      <w:del w:id="72" w:author="Skovlin, Jay - NRCS, Missoula, MT" w:date="2022-04-06T09:11:00Z">
        <w:r w:rsidR="00CF2B15" w:rsidDel="002E7CA8">
          <w:delText>un-sampled</w:delText>
        </w:r>
      </w:del>
      <w:r w:rsidR="00CF2B15">
        <w:t xml:space="preserve"> </w:t>
      </w:r>
      <w:ins w:id="73" w:author="Skovlin, Jay - NRCS, Missoula, MT" w:date="2022-04-06T09:15:00Z">
        <w:r w:rsidR="002E7CA8">
          <w:t xml:space="preserve">undescribed </w:t>
        </w:r>
      </w:ins>
      <w:r w:rsidR="00CF2B15">
        <w:t>organic horizons or soil profiles that have variable bedrock depth</w:t>
      </w:r>
      <w:ins w:id="74" w:author="Skovlin, Jay - NRCS, Missoula, MT" w:date="2022-04-06T09:15:00Z">
        <w:r w:rsidR="002E7CA8">
          <w:t xml:space="preserve"> bel</w:t>
        </w:r>
      </w:ins>
      <w:ins w:id="75" w:author="Skovlin, Jay - NRCS, Missoula, MT" w:date="2022-04-06T09:16:00Z">
        <w:r w:rsidR="002E7CA8">
          <w:t>ow initial contact</w:t>
        </w:r>
      </w:ins>
      <w:r w:rsidR="00CF2B15">
        <w:t>.</w:t>
      </w:r>
      <w:commentRangeEnd w:id="65"/>
      <w:r w:rsidR="002E7CA8">
        <w:rPr>
          <w:rStyle w:val="CommentReference"/>
        </w:rPr>
        <w:commentReference w:id="65"/>
      </w:r>
    </w:p>
    <w:p w14:paraId="60209C3E" w14:textId="247A4E0E" w:rsidR="00623CAA" w:rsidRDefault="00807ECE">
      <w:pPr>
        <w:pStyle w:val="Heading2"/>
      </w:pPr>
      <w:bookmarkStart w:id="76" w:name="soil-morphology"/>
      <w:bookmarkEnd w:id="15"/>
      <w:bookmarkEnd w:id="43"/>
      <w:r>
        <w:rPr>
          <w:rStyle w:val="SectionNumber"/>
        </w:rPr>
        <w:t>1</w:t>
      </w:r>
      <w:r w:rsidR="00CF2B15">
        <w:rPr>
          <w:rStyle w:val="SectionNumber"/>
        </w:rPr>
        <w:t>1.3</w:t>
      </w:r>
      <w:r w:rsidR="00CF2B15">
        <w:tab/>
        <w:t>Soil Morphology</w:t>
      </w:r>
    </w:p>
    <w:p w14:paraId="5E16EC02" w14:textId="397DC091" w:rsidR="00623CAA" w:rsidRDefault="00CF2B15">
      <w:pPr>
        <w:pStyle w:val="FirstParagraph"/>
      </w:pPr>
      <w:r>
        <w:t xml:space="preserve">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w:t>
      </w:r>
      <w:commentRangeStart w:id="77"/>
      <w:r>
        <w:t>(e.g.</w:t>
      </w:r>
      <w:r w:rsidR="00D6750A">
        <w:t>,</w:t>
      </w:r>
      <w:r>
        <w:t> </w:t>
      </w:r>
      <w:commentRangeEnd w:id="77"/>
      <w:r w:rsidR="002E7CA8">
        <w:rPr>
          <w:rStyle w:val="CommentReference"/>
        </w:rPr>
        <w:commentReference w:id="77"/>
      </w:r>
      <w:r>
        <w:t>catenary position or other geomorphic description) represent an atomic unit of pedologic inquiry: the pedon (Staff 2017). The AQP family of</w:t>
      </w:r>
      <w:r w:rsidRPr="00DC311A">
        <w:rPr>
          <w:b/>
          <w:bCs/>
        </w:rPr>
        <w:t xml:space="preserve"> R </w:t>
      </w:r>
      <w:r>
        <w:t xml:space="preserve">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r>
        <w:rPr>
          <w:i/>
          <w:iCs/>
        </w:rPr>
        <w:t>aqp</w:t>
      </w:r>
      <w:r>
        <w:t xml:space="preserve">, </w:t>
      </w:r>
      <w:r w:rsidR="006347BF">
        <w:t>t</w:t>
      </w:r>
      <w:r>
        <w:t>he more generic term “profile</w:t>
      </w:r>
      <w:r w:rsidR="006347BF">
        <w:t>,</w:t>
      </w:r>
      <w:r>
        <w:t xml:space="preserve">” is used instead of pedon to accommodate incomplete data (missing above-ground information) or otherwise truncated </w:t>
      </w:r>
      <w:del w:id="78" w:author="Skovlin, Jay - NRCS, Missoula, MT" w:date="2022-04-06T09:21:00Z">
        <w:r w:rsidDel="007A645B">
          <w:delText>(e.g.</w:delText>
        </w:r>
        <w:r w:rsidR="006347BF" w:rsidDel="007A645B">
          <w:delText>,</w:delText>
        </w:r>
        <w:r w:rsidDel="007A645B">
          <w:delText xml:space="preserve"> 0-25cm) </w:delText>
        </w:r>
      </w:del>
      <w:ins w:id="79" w:author="Skovlin, Jay - NRCS, Missoula, MT" w:date="2022-04-06T09:21:00Z">
        <w:r w:rsidR="007A645B">
          <w:t xml:space="preserve">horizon </w:t>
        </w:r>
      </w:ins>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80" w:name="soil-color"/>
      <w:r>
        <w:rPr>
          <w:rStyle w:val="SectionNumber"/>
        </w:rPr>
        <w:t>1</w:t>
      </w:r>
      <w:r w:rsidR="00CF2B15">
        <w:rPr>
          <w:rStyle w:val="SectionNumber"/>
        </w:rPr>
        <w:t>1.3.1</w:t>
      </w:r>
      <w:r>
        <w:t xml:space="preserve"> </w:t>
      </w:r>
      <w:r w:rsidR="00CF2B15">
        <w:t>Soil Color</w:t>
      </w:r>
    </w:p>
    <w:p w14:paraId="4774708C" w14:textId="604A9B29"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“hue</w:t>
      </w:r>
      <w:r w:rsidR="006347BF">
        <w:t>,</w:t>
      </w:r>
      <w:r>
        <w:t xml:space="preserve"> value/chroma,”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w:t>
      </w:r>
      <w:del w:id="81" w:author="Skovlin, Jay - NRCS, Missoula, MT" w:date="2022-04-06T08:28:00Z">
        <w:r w:rsidDel="009F3CF4">
          <w:delText xml:space="preserve">HURST </w:delText>
        </w:r>
      </w:del>
      <w:ins w:id="82" w:author="Skovlin, Jay - NRCS, Missoula, MT" w:date="2022-04-06T08:28:00Z">
        <w:r w:rsidR="009F3CF4">
          <w:t>H</w:t>
        </w:r>
        <w:r w:rsidR="009F3CF4">
          <w:t>urst</w:t>
        </w:r>
        <w:r w:rsidR="009F3CF4">
          <w:t xml:space="preserve"> </w:t>
        </w:r>
      </w:ins>
      <w:r>
        <w:t xml:space="preserve">1977), and melanization (Harden 1982; Thompson and Bell 1996) are implemented in the </w:t>
      </w:r>
      <w:r>
        <w:rPr>
          <w:i/>
          <w:iCs/>
        </w:rPr>
        <w:t>aqp</w:t>
      </w:r>
      <w:r>
        <w:t xml:space="preserve"> package.</w:t>
      </w:r>
    </w:p>
    <w:p w14:paraId="590E903C" w14:textId="4DC5968C" w:rsidR="00623CAA" w:rsidRDefault="00807ECE">
      <w:pPr>
        <w:pStyle w:val="Heading4"/>
      </w:pPr>
      <w:bookmarkStart w:id="83" w:name="color-conversion"/>
      <w:r>
        <w:rPr>
          <w:rStyle w:val="SectionNumber"/>
        </w:rPr>
        <w:lastRenderedPageBreak/>
        <w:t>1</w:t>
      </w:r>
      <w:r w:rsidR="00CF2B15">
        <w:rPr>
          <w:rStyle w:val="SectionNumber"/>
        </w:rPr>
        <w:t>1.3.1.1</w:t>
      </w:r>
      <w:r>
        <w:t xml:space="preserve"> </w:t>
      </w:r>
      <w:r w:rsidR="00CF2B15">
        <w:t>Color Conversion</w:t>
      </w:r>
    </w:p>
    <w:p w14:paraId="1EC044C9" w14:textId="4CCF0249"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2012). Forward conversion from standard Munsell notation (e.g.</w:t>
      </w:r>
      <w:r w:rsidR="00D6750A">
        <w:t>,</w:t>
      </w:r>
      <w:r>
        <w:t xml:space="preserve"> 10YR 3/4) is performed via look-up table, derived from the renotation </w:t>
      </w:r>
      <w:proofErr w:type="gramStart"/>
      <w:r>
        <w:t>data</w:t>
      </w:r>
      <w:proofErr w:type="gramEnd"/>
      <w:r>
        <w:t xml:space="preserve"> and interpolated to include odd chroma values. The function </w:t>
      </w:r>
      <w:r>
        <w:rPr>
          <w:rStyle w:val="VerbatimChar"/>
        </w:rPr>
        <w:t>munsell2</w:t>
      </w:r>
      <w:proofErr w:type="gramStart"/>
      <w:r>
        <w:rPr>
          <w:rStyle w:val="VerbatimChar"/>
        </w:rPr>
        <w:t>rgb(</w:t>
      </w:r>
      <w:proofErr w:type="gramEnd"/>
      <w:r>
        <w:rPr>
          <w:rStyle w:val="VerbatimChar"/>
        </w:rPr>
        <w:t>)</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O’Geen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ins w:id="84" w:author="Skovlin, Jay - NRCS, Missoula, MT" w:date="2022-04-06T08:25:00Z">
        <w:r w:rsidR="00A505CB">
          <w:t>,</w:t>
        </w:r>
      </w:ins>
      <w:del w:id="85" w:author="Skovlin, Jay - NRCS, Missoula, MT" w:date="2022-04-06T08:25:00Z">
        <w:r w:rsidR="00C243FC" w:rsidDel="00A505CB">
          <w:delText>;</w:delText>
        </w:r>
      </w:del>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sRGB and CIELAB color spaces were selected to address two common uses of soil color: sRGB, due to its use in computer graphics applications, and CIELAB for the convenient alignment of axes and common pigments in the soil environment (Viscarra Rossel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proofErr w:type="gramStart"/>
      <w:r>
        <w:rPr>
          <w:rStyle w:val="VerbatimChar"/>
        </w:rPr>
        <w:t>getClosestMunsellChip(</w:t>
      </w:r>
      <w:proofErr w:type="gramEnd"/>
      <w:r>
        <w:rPr>
          <w:rStyle w:val="VerbatimChar"/>
        </w:rPr>
        <w:t>)</w:t>
      </w:r>
      <w:r>
        <w:t xml:space="preserve"> function. However, this approach uses rounding of value and chroma and snapping to the nearest standard hue (10YR). Exact conversion of non-standard Munsell notation can be performed using the </w:t>
      </w:r>
      <w:r>
        <w:rPr>
          <w:i/>
          <w:iCs/>
        </w:rPr>
        <w:t>munsellinterpol</w:t>
      </w:r>
      <w:r w:rsidRPr="00DC311A">
        <w:rPr>
          <w:b/>
          <w:bCs/>
        </w:rPr>
        <w:t xml:space="preserve"> R </w:t>
      </w:r>
      <w:r>
        <w:t>package (Gama, Centore, and Davis 2021).</w:t>
      </w:r>
    </w:p>
    <w:p w14:paraId="2A92EA53" w14:textId="05C2053C" w:rsidR="00623CAA" w:rsidRDefault="00807ECE">
      <w:pPr>
        <w:pStyle w:val="Heading4"/>
      </w:pPr>
      <w:bookmarkStart w:id="86" w:name="color-contrast"/>
      <w:bookmarkEnd w:id="83"/>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gramStart"/>
      <w:r>
        <w:rPr>
          <w:rStyle w:val="VerbatimChar"/>
        </w:rPr>
        <w:t>colorContrast(</w:t>
      </w:r>
      <w:proofErr w:type="gramEnd"/>
      <w:r>
        <w:rPr>
          <w:rStyle w:val="VerbatimChar"/>
        </w:rPr>
        <w:t>)</w:t>
      </w:r>
      <w:r>
        <w:t xml:space="preserve"> function in </w:t>
      </w:r>
      <w:r>
        <w:rPr>
          <w:i/>
          <w:iCs/>
        </w:rPr>
        <w:t>aqp</w:t>
      </w:r>
      <w:r>
        <w:t xml:space="preserve"> computes differences in Munsell </w:t>
      </w:r>
      <w:r w:rsidR="00C243FC">
        <w:t>(</w:t>
      </w:r>
      <w:r>
        <w:t>hue, value</w:t>
      </w:r>
      <w:r w:rsidR="00C243FC">
        <w:t>/</w:t>
      </w:r>
      <w:r>
        <w:t>chroma</w:t>
      </w:r>
      <w:r w:rsidR="00C243FC">
        <w:t>)</w:t>
      </w:r>
      <w:r>
        <w:t xml:space="preserve">, soil color contrast class, and the CIE2000 color contrast metric (Sharma, Wu, and Dalal 2005) for pairs of colors specified in Munsell notation. The function is fully vectorized meaning that multiple comparisons can be generated without explicit looping (Table </w:t>
      </w:r>
      <w:r w:rsidR="008F38C6">
        <w:t>1</w:t>
      </w:r>
      <w:r>
        <w:t>1.1).</w:t>
      </w:r>
    </w:p>
    <w:p w14:paraId="2B6E8250" w14:textId="6FD082D9" w:rsidR="00623CAA" w:rsidRDefault="00CF2B15">
      <w:pPr>
        <w:pStyle w:val="TableCaption"/>
      </w:pPr>
      <w:r>
        <w:t xml:space="preserve">Table </w:t>
      </w:r>
      <w:r w:rsidR="00807ECE">
        <w:t>1</w:t>
      </w:r>
      <w:r>
        <w:t>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5E3A22E8" w:rsidR="00623CAA" w:rsidRDefault="00CF2B15">
      <w:pPr>
        <w:pStyle w:val="BodyText"/>
      </w:pPr>
      <w:r>
        <w:lastRenderedPageBreak/>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provided by </w:t>
      </w:r>
      <w:r>
        <w:rPr>
          <w:i/>
          <w:iCs/>
        </w:rPr>
        <w:t>aqp</w:t>
      </w:r>
      <w:r>
        <w:t>. For example, the differences between typical dry and moist soil colors for the Musick soil series are demonstrated in Figure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591341A4">
            <wp:extent cx="6163056"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63056" cy="1847088"/>
                    </a:xfrm>
                    <a:prstGeom prst="rect">
                      <a:avLst/>
                    </a:prstGeom>
                    <a:noFill/>
                    <a:ln w="9525">
                      <a:noFill/>
                      <a:headEnd/>
                      <a:tailEnd/>
                    </a:ln>
                  </pic:spPr>
                </pic:pic>
              </a:graphicData>
            </a:graphic>
          </wp:inline>
        </w:drawing>
      </w:r>
    </w:p>
    <w:p w14:paraId="36DF7958" w14:textId="58E39D26" w:rsidR="00623CAA" w:rsidRDefault="00CF2B15">
      <w:pPr>
        <w:pStyle w:val="ImageCaption"/>
      </w:pPr>
      <w:r>
        <w:t xml:space="preserve">Figure </w:t>
      </w:r>
      <w:r w:rsidR="00807ECE">
        <w:t>1</w:t>
      </w:r>
      <w:r>
        <w:t>1.4: Color contrast plot, comparing the moist and dry soil colors of the Musick soil series. CIE2000 color contrast values are printed below soil color contrast classes</w:t>
      </w:r>
      <w:ins w:id="87" w:author="Skovlin, Jay - NRCS, Missoula, MT" w:date="2022-04-06T08:26:00Z">
        <w:r w:rsidR="00A505CB">
          <w:t>.</w:t>
        </w:r>
      </w:ins>
      <w:del w:id="88" w:author="Skovlin, Jay - NRCS, Missoula, MT" w:date="2022-04-06T08:26:00Z">
        <w:r w:rsidDel="00A505CB">
          <w:delText>;</w:delText>
        </w:r>
      </w:del>
      <w:r>
        <w:t xml:space="preserve"> </w:t>
      </w:r>
      <w:del w:id="89" w:author="Skovlin, Jay - NRCS, Missoula, MT" w:date="2022-04-06T08:26:00Z">
        <w:r w:rsidDel="00A505CB">
          <w:delText xml:space="preserve">smaller </w:delText>
        </w:r>
      </w:del>
      <w:ins w:id="90" w:author="Skovlin, Jay - NRCS, Missoula, MT" w:date="2022-04-06T08:26:00Z">
        <w:r w:rsidR="00A505CB">
          <w:t>S</w:t>
        </w:r>
        <w:r w:rsidR="00A505CB">
          <w:t xml:space="preserve">maller </w:t>
        </w:r>
      </w:ins>
      <w:r>
        <w:t>values describe smaller perceptual differences between colors.</w:t>
      </w:r>
    </w:p>
    <w:p w14:paraId="363EE449" w14:textId="5AE39B3B"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w:t>
      </w:r>
      <w:r w:rsidR="00D6750A">
        <w:t>,</w:t>
      </w:r>
      <w:r>
        <w:t> 7.5YR 4/3) and select pages of Munsell hue. Pair-wise metrics of color contrast are evaluated between all color “chips” and the source color (outlined in red), and arranged in a familiar format with Munsell chroma on the x-axis, value on the y-axis, and pages of hue split across panels.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lastRenderedPageBreak/>
        <w:drawing>
          <wp:inline distT="0" distB="0" distL="0" distR="0" wp14:anchorId="5E24B413" wp14:editId="0293D72A">
            <wp:extent cx="6117336"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17336"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91" w:name="soil-profile-sketches"/>
      <w:bookmarkEnd w:id="80"/>
      <w:bookmarkEnd w:id="86"/>
      <w:r>
        <w:rPr>
          <w:rStyle w:val="SectionNumber"/>
        </w:rPr>
        <w:t>1</w:t>
      </w:r>
      <w:r w:rsidR="00807ECE">
        <w:rPr>
          <w:rStyle w:val="SectionNumber"/>
        </w:rPr>
        <w:t>1</w:t>
      </w:r>
      <w:r>
        <w:rPr>
          <w:rStyle w:val="SectionNumber"/>
        </w:rPr>
        <w:t>.3.2</w:t>
      </w:r>
      <w:r>
        <w:tab/>
        <w:t>Soil Profile Sketches</w:t>
      </w:r>
    </w:p>
    <w:p w14:paraId="413DCE12" w14:textId="43DA5F93" w:rsidR="00623CAA" w:rsidRDefault="00CF2B15">
      <w:pPr>
        <w:pStyle w:val="FirstParagraph"/>
      </w:pPr>
      <w:r>
        <w:t>Conceptual sketches of soil profiles that illustrate variation in morphology (e.g.</w:t>
      </w:r>
      <w:r w:rsidR="00D6750A">
        <w:t>,</w:t>
      </w:r>
      <w:r>
        <w:t>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w:t>
      </w:r>
      <w:del w:id="92" w:author="Skovlin, Jay - NRCS, Missoula, MT" w:date="2022-04-06T09:22:00Z">
        <w:r w:rsidDel="007A645B">
          <w:delText xml:space="preserve"> alike</w:delText>
        </w:r>
      </w:del>
      <w:r>
        <w:t xml:space="preserve">. A data-driven approach to creating soil profile sketches was one the of the original motivations for the </w:t>
      </w:r>
      <w:r>
        <w:rPr>
          <w:i/>
          <w:iCs/>
        </w:rPr>
        <w:t>aqp</w:t>
      </w:r>
      <w:r w:rsidRPr="00DC311A">
        <w:rPr>
          <w:b/>
          <w:bCs/>
        </w:rPr>
        <w:t xml:space="preserve"> R </w:t>
      </w:r>
      <w:r>
        <w:t xml:space="preserve">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lastRenderedPageBreak/>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6CC4DF0A" w:rsidR="00623CAA" w:rsidRDefault="00CF2B15">
      <w:pPr>
        <w:pStyle w:val="ImageCaption"/>
      </w:pPr>
      <w:r>
        <w:t xml:space="preserve">Figure </w:t>
      </w:r>
      <w:r w:rsidR="00807ECE">
        <w:t>1</w:t>
      </w:r>
      <w:r>
        <w:t>1.6: Illustration of an idealized hillslope catena for soil components from two adjacent mapunits within the Ozark Highlands. SSURGO map unit soil components for two adjacent mapunits are placed within a geomorphic hillslope sequence to convey soil property to soil parent material relationships. Munsell soil colors from each official series description are displayed in tandem companion profiles.</w:t>
      </w:r>
    </w:p>
    <w:p w14:paraId="008FD6B0" w14:textId="1358A8DB" w:rsidR="00623CAA" w:rsidRDefault="00CF2B15">
      <w:pPr>
        <w:pStyle w:val="BodyText"/>
      </w:pPr>
      <w:r>
        <w:t xml:space="preserve">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w:t>
      </w:r>
      <w:ins w:id="93" w:author="Skovlin, Jay - NRCS, Missoula, MT" w:date="2022-04-06T09:24:00Z">
        <w:r w:rsidR="007A645B">
          <w:t xml:space="preserve">in the </w:t>
        </w:r>
      </w:ins>
      <w:del w:id="94" w:author="Skovlin, Jay - NRCS, Missoula, MT" w:date="2022-04-06T09:24:00Z">
        <w:r w:rsidDel="007A645B">
          <w:delText>(</w:delText>
        </w:r>
      </w:del>
      <w:proofErr w:type="spellStart"/>
      <w:r>
        <w:rPr>
          <w:i/>
          <w:iCs/>
        </w:rPr>
        <w:t>aqp</w:t>
      </w:r>
      <w:proofErr w:type="spellEnd"/>
      <w:r>
        <w:t xml:space="preserve"> package</w:t>
      </w:r>
      <w:del w:id="95" w:author="Skovlin, Jay - NRCS, Missoula, MT" w:date="2022-04-06T09:25:00Z">
        <w:r w:rsidDel="007A645B">
          <w:delText>)</w:delText>
        </w:r>
      </w:del>
      <w:r>
        <w:t xml:space="preserve"> is the primary tool for creating soil profile sketches from </w:t>
      </w:r>
      <w:r>
        <w:rPr>
          <w:rStyle w:val="VerbatimChar"/>
        </w:rPr>
        <w:t>SoilProfileCollection</w:t>
      </w:r>
      <w:r>
        <w:t xml:space="preserve"> objects, using </w:t>
      </w:r>
      <w:r>
        <w:rPr>
          <w:b/>
          <w:bCs/>
        </w:rPr>
        <w:t>R</w:t>
      </w:r>
      <w:r>
        <w:t xml:space="preserve">’s “base graphics” system. Figure </w:t>
      </w:r>
      <w:r w:rsidR="001F5826">
        <w:t>1</w:t>
      </w:r>
      <w:r>
        <w:t xml:space="preserve">1.6 demonstrates several possible data sources, processing steps, and output generated from </w:t>
      </w:r>
      <w:del w:id="96" w:author="Skovlin, Jay - NRCS, Missoula, MT" w:date="2022-04-06T08:27:00Z">
        <w:r w:rsidDel="00A505CB">
          <w:delText xml:space="preserve">two calls to </w:delText>
        </w:r>
      </w:del>
      <w:proofErr w:type="spellStart"/>
      <w:proofErr w:type="gramStart"/>
      <w:r>
        <w:rPr>
          <w:rStyle w:val="VerbatimChar"/>
        </w:rPr>
        <w:t>plotSPC</w:t>
      </w:r>
      <w:proofErr w:type="spellEnd"/>
      <w:r>
        <w:rPr>
          <w:rStyle w:val="VerbatimChar"/>
        </w:rPr>
        <w:t>(</w:t>
      </w:r>
      <w:proofErr w:type="gramEnd"/>
      <w:r>
        <w:rPr>
          <w:rStyle w:val="VerbatimChar"/>
        </w:rPr>
        <w:t>)</w:t>
      </w:r>
      <w:r>
        <w:t xml:space="preserve">. Soil components (retrieved from the detailed Soil Survey via </w:t>
      </w:r>
      <w:r>
        <w:rPr>
          <w:rStyle w:val="VerbatimChar"/>
        </w:rPr>
        <w:t>fetchSDA()</w:t>
      </w:r>
      <w:r>
        <w:t xml:space="preserve"> as a </w:t>
      </w:r>
      <w:r>
        <w:rPr>
          <w:rStyle w:val="VerbatimChar"/>
        </w:rPr>
        <w:t>SoilProfileCollection</w:t>
      </w:r>
      <w:r>
        <w:t xml:space="preserve">) within map unit “2vxq8” occur on summit and shoulder hillslope positions while components in map unit “2vxq9” occur on backslope, footslope and toeslope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Map unit names, component names (soil series), and parent material text are from the Soil Survey.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w:t>
      </w:r>
      <w:r>
        <w:lastRenderedPageBreak/>
        <w:t xml:space="preserve">“diffuse” (Schoeneberger 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proofErr w:type="gramStart"/>
      <w:r>
        <w:rPr>
          <w:rStyle w:val="VerbatimChar"/>
        </w:rPr>
        <w:t>plotSPC(</w:t>
      </w:r>
      <w:proofErr w:type="gramEnd"/>
      <w:r>
        <w:rPr>
          <w:rStyle w:val="VerbatimChar"/>
        </w:rPr>
        <w:t>)</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97" w:name="functional-horizon-aggregation"/>
      <w:bookmarkEnd w:id="91"/>
      <w:r>
        <w:rPr>
          <w:rStyle w:val="SectionNumber"/>
        </w:rPr>
        <w:t>1</w:t>
      </w:r>
      <w:r w:rsidR="00CF2B15">
        <w:rPr>
          <w:rStyle w:val="SectionNumber"/>
        </w:rPr>
        <w:t>1.3.3</w:t>
      </w:r>
      <w:r w:rsidR="00CF2B15">
        <w:tab/>
        <w:t>Functional Horizon Aggregation</w:t>
      </w:r>
    </w:p>
    <w:p w14:paraId="0FA6515A" w14:textId="4098CDB7" w:rsidR="00623CAA"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w:t>
      </w:r>
      <w:del w:id="98" w:author="Skovlin, Jay - NRCS, Missoula, MT" w:date="2022-04-06T08:29:00Z">
        <w:r w:rsidDel="009F3CF4">
          <w:delText>‘</w:delText>
        </w:r>
      </w:del>
      <w:ins w:id="99" w:author="Skovlin, Jay - NRCS, Missoula, MT" w:date="2022-04-06T08:29:00Z">
        <w:r w:rsidR="009F3CF4">
          <w:t>”</w:t>
        </w:r>
      </w:ins>
      <w:r>
        <w:t>naming</w:t>
      </w:r>
      <w:ins w:id="100" w:author="Skovlin, Jay - NRCS, Missoula, MT" w:date="2022-04-06T08:30:00Z">
        <w:r w:rsidR="009F3CF4">
          <w:t>”</w:t>
        </w:r>
      </w:ins>
      <w:del w:id="101" w:author="Skovlin, Jay - NRCS, Missoula, MT" w:date="2022-04-06T08:30:00Z">
        <w:r w:rsidDel="009F3CF4">
          <w:delText>’</w:delText>
        </w:r>
      </w:del>
      <w:r>
        <w:t xml:space="preserve"> genetic horizons </w:t>
      </w:r>
      <w:proofErr w:type="gramStart"/>
      <w:r>
        <w:t>distills</w:t>
      </w:r>
      <w:proofErr w:type="gramEnd"/>
      <w:r>
        <w:t xml:space="preserve"> important information in the form of master horizons, characteristic subscripts, horizon and pedogenic sequences and parent material discontinuities. Horizon designations convey a mental concept of the soil properties while allowing complexity and variability in how horizon designations are applied. Experienced soil scientists will generally apply horizon nomenclature similarly to the features they observe and identify in the process of describing a soil profile due to the rigid guidelines and definitions of their application. Building on these similarities of horizon usage is a concept called, Generalized Horizon Labels (GHL) which seeks to unify a similar yet diverse set of soil profile horizonations for the purpose of aggregation, analysis, and summary operations(Beaudette,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functional horizons for collections of soil profiles, such summary concepts can be extended to pedotransfer functions (Wagenet, Bouma, and Grossman 1991).</w:t>
      </w:r>
    </w:p>
    <w:p w14:paraId="7A8B9244" w14:textId="7432144C"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designation sets into unified horizon GHL groups. A user developed set of REGEX rules are matched to an identified vector of horizonation by the </w:t>
      </w:r>
      <w:proofErr w:type="gramStart"/>
      <w:r>
        <w:rPr>
          <w:rStyle w:val="VerbatimChar"/>
        </w:rPr>
        <w:t>generalize.hz</w:t>
      </w:r>
      <w:proofErr w:type="gramEnd"/>
      <w:r>
        <w:rPr>
          <w:rStyle w:val="VerbatimChar"/>
        </w:rPr>
        <w:t>()</w:t>
      </w:r>
      <w:r>
        <w:t xml:space="preserve"> function in the </w:t>
      </w:r>
      <w:r>
        <w:rPr>
          <w:i/>
          <w:iCs/>
        </w:rPr>
        <w:t>aqp</w:t>
      </w:r>
      <w:r w:rsidRPr="00DC311A">
        <w:rPr>
          <w:b/>
          <w:bCs/>
        </w:rPr>
        <w:t xml:space="preserve"> </w:t>
      </w:r>
      <w:bookmarkStart w:id="102" w:name="_Hlk99978347"/>
      <w:r w:rsidRPr="00DC311A">
        <w:rPr>
          <w:b/>
          <w:bCs/>
        </w:rPr>
        <w:t>R</w:t>
      </w:r>
      <w:bookmarkEnd w:id="102"/>
      <w:r w:rsidRPr="00DC311A">
        <w:rPr>
          <w:b/>
          <w:bCs/>
        </w:rPr>
        <w:t xml:space="preserve"> </w:t>
      </w:r>
      <w:r>
        <w:t>package.</w:t>
      </w:r>
    </w:p>
    <w:p w14:paraId="57773579" w14:textId="77777777" w:rsidR="00623CAA" w:rsidRDefault="00CF2B15" w:rsidP="00C9747C">
      <w:pPr>
        <w:pStyle w:val="CaptionedFigure"/>
        <w:jc w:val="center"/>
      </w:pPr>
      <w:commentRangeStart w:id="103"/>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commentRangeEnd w:id="103"/>
      <w:r w:rsidR="007A645B">
        <w:rPr>
          <w:rStyle w:val="CommentReference"/>
        </w:rPr>
        <w:commentReference w:id="103"/>
      </w:r>
    </w:p>
    <w:p w14:paraId="134B4172" w14:textId="1EC19C6F" w:rsidR="00623CAA" w:rsidRDefault="00CF2B15">
      <w:pPr>
        <w:pStyle w:val="ImageCaption"/>
      </w:pPr>
      <w:r>
        <w:t xml:space="preserve">Figure </w:t>
      </w:r>
      <w:r w:rsidR="00807ECE">
        <w:t>1</w:t>
      </w:r>
      <w:r>
        <w:t>1.7: A series of GHL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5D8097D0" w:rsidR="00623CAA" w:rsidRDefault="00CF2B15">
      <w:pPr>
        <w:pStyle w:val="BodyText"/>
      </w:pPr>
      <w:r>
        <w:t xml:space="preserve">The </w:t>
      </w:r>
      <w:proofErr w:type="gramStart"/>
      <w:r>
        <w:rPr>
          <w:rStyle w:val="VerbatimChar"/>
        </w:rPr>
        <w:t>depthOf(</w:t>
      </w:r>
      <w:proofErr w:type="gramEnd"/>
      <w:r>
        <w:rPr>
          <w:rStyle w:val="VerbatimChar"/>
        </w:rPr>
        <w:t>)</w:t>
      </w:r>
      <w:r>
        <w:t xml:space="preserve"> family of functions also utilize REGEX pattern matching of horizon designation to </w:t>
      </w:r>
      <w:r w:rsidR="007D2092">
        <w:t>determine</w:t>
      </w:r>
      <w:r>
        <w:t xml:space="preserve"> the depth of occurrence of that horizon designation within a collection of profiles. Given a set of Clarksville soil series profiles</w:t>
      </w:r>
      <w:r w:rsidR="007D2092">
        <w:t>,</w:t>
      </w:r>
      <w:r>
        <w:t xml:space="preserve"> a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proofErr w:type="spellStart"/>
      <w:r>
        <w:rPr>
          <w:rStyle w:val="VerbatimChar"/>
        </w:rPr>
        <w:t>maxDepthOf</w:t>
      </w:r>
      <w:proofErr w:type="spellEnd"/>
      <w:r>
        <w:rPr>
          <w:rStyle w:val="VerbatimChar"/>
        </w:rPr>
        <w:t>()</w:t>
      </w:r>
      <w:r>
        <w:t xml:space="preserve"> operations provide additional utility to find either the top (shallowest) or bottom (deepest) depth to a matching horizon pattern. Once derived for a set of profiles they can be ordered according to the depth to the specified feature </w:t>
      </w:r>
      <w:commentRangeStart w:id="104"/>
      <w:r>
        <w:t>(e.g.</w:t>
      </w:r>
      <w:r w:rsidR="00D6750A">
        <w:t>,</w:t>
      </w:r>
      <w:r>
        <w:t> ‘3Bt’ as shown in Figure 1</w:t>
      </w:r>
      <w:r w:rsidR="001F5826">
        <w:t>1</w:t>
      </w:r>
      <w:r>
        <w:t>.7)</w:t>
      </w:r>
      <w:commentRangeEnd w:id="104"/>
      <w:r w:rsidR="007A645B">
        <w:rPr>
          <w:rStyle w:val="CommentReference"/>
        </w:rPr>
        <w:commentReference w:id="104"/>
      </w:r>
      <w:r>
        <w:t xml:space="preserve">. These functions provide convenience handling for missing values or when target patterns are not found within a profile. Results are returned as a numeric vector for single profiles or a </w:t>
      </w:r>
      <w:r>
        <w:rPr>
          <w:rStyle w:val="VerbatimChar"/>
        </w:rPr>
        <w:t>data.frame</w:t>
      </w:r>
      <w:r>
        <w:t xml:space="preserve"> of results with profile ID, horizon ID, top or bottom depths, horizon designation and pattern provided. Profile sketches in </w:t>
      </w:r>
      <w:commentRangeStart w:id="105"/>
      <w:r>
        <w:t>Figure 1</w:t>
      </w:r>
      <w:r w:rsidR="001F5826">
        <w:t>1</w:t>
      </w:r>
      <w:r>
        <w:t xml:space="preserve">.7 have been sorted by values returned by the </w:t>
      </w:r>
      <w:proofErr w:type="gramStart"/>
      <w:r>
        <w:rPr>
          <w:rStyle w:val="VerbatimChar"/>
        </w:rPr>
        <w:t>depthOf(</w:t>
      </w:r>
      <w:proofErr w:type="gramEnd"/>
      <w:r>
        <w:rPr>
          <w:rStyle w:val="VerbatimChar"/>
        </w:rPr>
        <w:t>)</w:t>
      </w:r>
      <w:r>
        <w:t xml:space="preserve"> function, first according to depth of “3Bt4” GHL and second according to depth of “2Bt3” GHL.</w:t>
      </w:r>
      <w:commentRangeEnd w:id="105"/>
      <w:r w:rsidR="007A645B">
        <w:rPr>
          <w:rStyle w:val="CommentReference"/>
        </w:rPr>
        <w:commentReference w:id="105"/>
      </w:r>
    </w:p>
    <w:p w14:paraId="76C43827" w14:textId="15A31DD9" w:rsidR="00623CAA" w:rsidRDefault="00CF2B15">
      <w:pPr>
        <w:pStyle w:val="Heading3"/>
      </w:pPr>
      <w:bookmarkStart w:id="106" w:name="change-of-support"/>
      <w:bookmarkEnd w:id="97"/>
      <w:r>
        <w:rPr>
          <w:rStyle w:val="SectionNumber"/>
        </w:rPr>
        <w:t>1</w:t>
      </w:r>
      <w:r w:rsidR="00807ECE">
        <w:rPr>
          <w:rStyle w:val="SectionNumber"/>
        </w:rPr>
        <w:t>1</w:t>
      </w:r>
      <w:r>
        <w:rPr>
          <w:rStyle w:val="SectionNumber"/>
        </w:rPr>
        <w:t>.3.4</w:t>
      </w:r>
      <w:r>
        <w:tab/>
        <w:t xml:space="preserve">Change of </w:t>
      </w:r>
      <w:commentRangeStart w:id="107"/>
      <w:ins w:id="108" w:author="Skovlin, Jay - NRCS, Missoula, MT" w:date="2022-04-06T09:25:00Z">
        <w:r w:rsidR="007A645B">
          <w:t>Depth</w:t>
        </w:r>
      </w:ins>
      <w:commentRangeEnd w:id="107"/>
      <w:ins w:id="109" w:author="Skovlin, Jay - NRCS, Missoula, MT" w:date="2022-04-06T09:26:00Z">
        <w:r w:rsidR="007A645B">
          <w:rPr>
            <w:rStyle w:val="CommentReference"/>
            <w:rFonts w:asciiTheme="minorHAnsi" w:eastAsiaTheme="minorHAnsi" w:hAnsiTheme="minorHAnsi" w:cstheme="minorBidi"/>
            <w:b w:val="0"/>
            <w:bCs w:val="0"/>
            <w:color w:val="auto"/>
          </w:rPr>
          <w:commentReference w:id="107"/>
        </w:r>
      </w:ins>
      <w:ins w:id="110" w:author="Skovlin, Jay - NRCS, Missoula, MT" w:date="2022-04-06T09:25:00Z">
        <w:r w:rsidR="007A645B">
          <w:t xml:space="preserve"> </w:t>
        </w:r>
      </w:ins>
      <w:r>
        <w:t>Support</w:t>
      </w:r>
    </w:p>
    <w:p w14:paraId="60AB2E1F" w14:textId="6A30F6D7" w:rsidR="00623CAA" w:rsidRDefault="00CF2B15">
      <w:pPr>
        <w:pStyle w:val="FirstParagraph"/>
      </w:pPr>
      <w:r>
        <w:t xml:space="preserve">Soil data are typically collected either by genetic horizon </w:t>
      </w:r>
      <w:del w:id="111" w:author="Skovlin, Jay - NRCS, Missoula, MT" w:date="2022-04-06T09:30:00Z">
        <w:r w:rsidDel="007A645B">
          <w:delText>(e.g.</w:delText>
        </w:r>
        <w:r w:rsidR="00D6750A" w:rsidDel="007A645B">
          <w:delText>,</w:delText>
        </w:r>
        <w:r w:rsidDel="007A645B">
          <w:delText> A, Bt, C [</w:delText>
        </w:r>
      </w:del>
      <w:ins w:id="112" w:author="Skovlin, Jay - NRCS, Missoula, MT" w:date="2022-04-06T09:30:00Z">
        <w:r w:rsidR="007A645B">
          <w:t xml:space="preserve">with </w:t>
        </w:r>
      </w:ins>
      <w:r>
        <w:t xml:space="preserve">varying </w:t>
      </w:r>
      <w:ins w:id="113" w:author="Skovlin, Jay - NRCS, Missoula, MT" w:date="2022-04-06T09:31:00Z">
        <w:r w:rsidR="006C20EE">
          <w:t xml:space="preserve">horizon </w:t>
        </w:r>
      </w:ins>
      <w:r>
        <w:t>depths</w:t>
      </w:r>
      <w:del w:id="114" w:author="Skovlin, Jay - NRCS, Missoula, MT" w:date="2022-04-06T09:31:00Z">
        <w:r w:rsidDel="006C20EE">
          <w:delText>])</w:delText>
        </w:r>
      </w:del>
      <w:r>
        <w:t>, at regular depth</w:t>
      </w:r>
      <w:ins w:id="115" w:author="Skovlin, Jay - NRCS, Missoula, MT" w:date="2022-04-06T09:31:00Z">
        <w:r w:rsidR="006C20EE">
          <w:t xml:space="preserve"> interval</w:t>
        </w:r>
      </w:ins>
      <w:r>
        <w:t>s (</w:t>
      </w:r>
      <w:del w:id="116" w:author="Skovlin, Jay - NRCS, Missoula, MT" w:date="2022-04-06T09:32:00Z">
        <w:r w:rsidDel="006C20EE">
          <w:delText>e.g.</w:delText>
        </w:r>
        <w:r w:rsidR="00D6750A" w:rsidDel="006C20EE">
          <w:delText>,</w:delText>
        </w:r>
        <w:r w:rsidDel="006C20EE">
          <w:delText> </w:delText>
        </w:r>
      </w:del>
      <w:r>
        <w:t xml:space="preserve">every 10cm), or from composite samples representing </w:t>
      </w:r>
      <w:ins w:id="117" w:author="Skovlin, Jay - NRCS, Missoula, MT" w:date="2022-04-06T09:31:00Z">
        <w:r w:rsidR="006C20EE">
          <w:t>spe</w:t>
        </w:r>
      </w:ins>
      <w:ins w:id="118" w:author="Skovlin, Jay - NRCS, Missoula, MT" w:date="2022-04-06T09:32:00Z">
        <w:r w:rsidR="006C20EE">
          <w:t xml:space="preserve">cified </w:t>
        </w:r>
      </w:ins>
      <w:r>
        <w:t>depth intervals (</w:t>
      </w:r>
      <w:del w:id="119" w:author="Skovlin, Jay - NRCS, Missoula, MT" w:date="2022-04-06T09:32:00Z">
        <w:r w:rsidDel="006C20EE">
          <w:delText>e.g.</w:delText>
        </w:r>
        <w:r w:rsidR="00D6750A" w:rsidDel="006C20EE">
          <w:delText>,</w:delText>
        </w:r>
        <w:r w:rsidDel="006C20EE">
          <w:delText> </w:delText>
        </w:r>
      </w:del>
      <w:ins w:id="120" w:author="Skovlin, Jay - NRCS, Missoula, MT" w:date="2022-04-06T09:32:00Z">
        <w:r w:rsidR="006C20EE">
          <w:t>0-10</w:t>
        </w:r>
      </w:ins>
      <w:ins w:id="121" w:author="Skovlin, Jay - NRCS, Missoula, MT" w:date="2022-04-06T09:33:00Z">
        <w:r w:rsidR="006C20EE">
          <w:t>cm</w:t>
        </w:r>
      </w:ins>
      <w:ins w:id="122" w:author="Skovlin, Jay - NRCS, Missoula, MT" w:date="2022-04-06T09:32:00Z">
        <w:r w:rsidR="006C20EE">
          <w:t xml:space="preserve">, </w:t>
        </w:r>
      </w:ins>
      <w:ins w:id="123" w:author="Skovlin, Jay - NRCS, Missoula, MT" w:date="2022-04-06T09:33:00Z">
        <w:r w:rsidR="006C20EE">
          <w:t>1</w:t>
        </w:r>
      </w:ins>
      <w:r>
        <w:t>0-25cm</w:t>
      </w:r>
      <w:ins w:id="124" w:author="Skovlin, Jay - NRCS, Missoula, MT" w:date="2022-04-06T09:33:00Z">
        <w:r w:rsidR="006C20EE">
          <w:t>, etc.</w:t>
        </w:r>
      </w:ins>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w:t>
      </w:r>
      <w:r>
        <w:lastRenderedPageBreak/>
        <w:t xml:space="preserve">harmonized </w:t>
      </w:r>
      <w:del w:id="125" w:author="Skovlin, Jay - NRCS, Missoula, MT" w:date="2022-04-06T08:29:00Z">
        <w:r w:rsidDel="009F3CF4">
          <w:delText>(i.e.</w:delText>
        </w:r>
        <w:r w:rsidR="007D2092" w:rsidDel="009F3CF4">
          <w:delText>,</w:delText>
        </w:r>
      </w:del>
      <w:ins w:id="126" w:author="Skovlin, Jay - NRCS, Missoula, MT" w:date="2022-04-06T08:29:00Z">
        <w:r w:rsidR="009F3CF4">
          <w:t>comprising a</w:t>
        </w:r>
      </w:ins>
      <w:r>
        <w:t> </w:t>
      </w:r>
      <w:commentRangeStart w:id="127"/>
      <w:r>
        <w:t>change of support</w:t>
      </w:r>
      <w:commentRangeEnd w:id="127"/>
      <w:r w:rsidR="006C20EE">
        <w:rPr>
          <w:rStyle w:val="CommentReference"/>
        </w:rPr>
        <w:commentReference w:id="127"/>
      </w:r>
      <w:del w:id="128" w:author="Skovlin, Jay - NRCS, Missoula, MT" w:date="2022-04-06T08:29:00Z">
        <w:r w:rsidDel="009F3CF4">
          <w:delText>)</w:delText>
        </w:r>
      </w:del>
      <w:r>
        <w:t xml:space="preserve">. A simple down-scaling of horizons (without interpolation) into a regular sequence of thinner depth slices, referred to as “slicing,” is implemented in the </w:t>
      </w:r>
      <w:proofErr w:type="gramStart"/>
      <w:r>
        <w:rPr>
          <w:rStyle w:val="VerbatimChar"/>
        </w:rPr>
        <w:t>dice(</w:t>
      </w:r>
      <w:proofErr w:type="gramEnd"/>
      <w:r>
        <w:rPr>
          <w:rStyle w:val="VerbatimChar"/>
        </w:rPr>
        <w:t>)</w:t>
      </w:r>
      <w:r>
        <w:t xml:space="preserve"> function (Figure 1</w:t>
      </w:r>
      <w:r w:rsidR="001F5826">
        <w:t>1</w:t>
      </w:r>
      <w:r>
        <w:t xml:space="preserve">.8A). 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w:t>
      </w:r>
      <w:proofErr w:type="gramStart"/>
      <w:r>
        <w:rPr>
          <w:rStyle w:val="VerbatimChar"/>
        </w:rPr>
        <w:t>mpspline(</w:t>
      </w:r>
      <w:proofErr w:type="gramEnd"/>
      <w:r>
        <w:rPr>
          <w:rStyle w:val="VerbatimChar"/>
        </w:rPr>
        <w:t>)</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6F8F1A65" w:rsidR="00623CAA" w:rsidRDefault="00CF2B15">
      <w:pPr>
        <w:pStyle w:val="BodyText"/>
      </w:pPr>
      <w:r>
        <w:t xml:space="preserve">A change of support operation performed over all profiles in a collection results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(Figure 1</w:t>
      </w:r>
      <w:r w:rsidR="001F5826">
        <w:t>1</w:t>
      </w:r>
      <w:r>
        <w:t>.8A), then aggregating “across” those depth intervals (Harradine 1963; Beaudette, Roudier, and O’Geen 2013). Continuous values are reduced to select percentiles (or any user-defined function) per slice, and categorical values are reduced to proportions (Figure 1</w:t>
      </w:r>
      <w:r w:rsidR="001F5826">
        <w:t>1</w:t>
      </w:r>
      <w:r>
        <w:t>.8B) (Beaudette, Dahlgren, and O’Geen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129" w:name="numerical-classification-of-soils"/>
      <w:bookmarkEnd w:id="76"/>
      <w:bookmarkEnd w:id="106"/>
      <w:r>
        <w:rPr>
          <w:rStyle w:val="SectionNumber"/>
        </w:rPr>
        <w:t>1</w:t>
      </w:r>
      <w:r w:rsidR="00CF2B15">
        <w:rPr>
          <w:rStyle w:val="SectionNumber"/>
        </w:rPr>
        <w:t>1.4</w:t>
      </w:r>
      <w:r w:rsidR="00CF2B15">
        <w:tab/>
        <w:t>Numerical Classification of Soils</w:t>
      </w:r>
    </w:p>
    <w:p w14:paraId="1D948122" w14:textId="4B44A857" w:rsidR="00623CAA" w:rsidRDefault="00CF2B15">
      <w:pPr>
        <w:pStyle w:val="FirstParagraph"/>
      </w:pPr>
      <w:r>
        <w:t xml:space="preserve">Since the 1960’s (likely corresponding with increased availability of computing hardware) there has been considerable interest in the development of numerical alternatives to traditional soil classification systems such as Soil Taxonomy (Soil Survey Staff 1999) and </w:t>
      </w:r>
      <w:r>
        <w:lastRenderedPageBreak/>
        <w:t>World Reference Base (Chesworth et al. 2008). A “numerical taxonomy” (Sneath and Sokal 1973) of soil horizons or collections of horizons (i.e.</w:t>
      </w:r>
      <w:r w:rsidR="007D2092">
        <w:t>,</w:t>
      </w:r>
      <w:r>
        <w:t> soil profiles or aggregation thereof) relies on a deliberate selection of characteristics (soil properties), distance metric (e.g.</w:t>
      </w:r>
      <w:r w:rsidR="00D6750A">
        <w:t>,</w:t>
      </w:r>
      <w:r>
        <w:t> Euclidean)</w:t>
      </w:r>
      <w:del w:id="130" w:author="Skovlin, Jay - NRCS, Missoula, MT" w:date="2022-04-06T09:37:00Z">
        <w:r w:rsidDel="006C20EE">
          <w:delText>,</w:delText>
        </w:r>
      </w:del>
      <w:r>
        <w:t xml:space="preserve"> and criteria used to identify clusters (e.g.</w:t>
      </w:r>
      <w:r w:rsidR="00D6750A">
        <w:t>,</w:t>
      </w:r>
      <w:r>
        <w:t> hierarchical vs. partitioning methods) (Arkley 1976). Selection of characteristics is complex</w:t>
      </w:r>
      <w:ins w:id="131" w:author="Skovlin, Jay - NRCS, Missoula, MT" w:date="2022-04-06T09:42:00Z">
        <w:r w:rsidR="003B7B32">
          <w:t xml:space="preserve"> because</w:t>
        </w:r>
      </w:ins>
      <w:del w:id="132" w:author="Skovlin, Jay - NRCS, Missoula, MT" w:date="2022-04-06T09:40:00Z">
        <w:r w:rsidDel="0031333D">
          <w:delText>;</w:delText>
        </w:r>
      </w:del>
      <w:r>
        <w:t xml:space="preserve"> a limited set of soil properties cannot universally describe differences between individuals, and the use of all measurable properties is unfeasible</w:t>
      </w:r>
      <w:r w:rsidR="00BA710F">
        <w:t xml:space="preserve"> </w:t>
      </w:r>
      <w:r>
        <w:t>–</w:t>
      </w:r>
      <w:r w:rsidR="00BA710F">
        <w:t xml:space="preserve"> </w:t>
      </w:r>
      <w:del w:id="133" w:author="Skovlin, Jay - NRCS, Missoula, MT" w:date="2022-04-06T09:43:00Z">
        <w:r w:rsidDel="003B7B32">
          <w:delText xml:space="preserve">a </w:delText>
        </w:r>
      </w:del>
      <w:ins w:id="134" w:author="Skovlin, Jay - NRCS, Missoula, MT" w:date="2022-04-06T09:43:00Z">
        <w:r w:rsidR="003B7B32">
          <w:t>requir</w:t>
        </w:r>
      </w:ins>
      <w:ins w:id="135" w:author="Skovlin, Jay - NRCS, Missoula, MT" w:date="2022-04-06T09:44:00Z">
        <w:r w:rsidR="003B7B32">
          <w:t>ing a</w:t>
        </w:r>
      </w:ins>
      <w:ins w:id="136" w:author="Skovlin, Jay - NRCS, Missoula, MT" w:date="2022-04-06T09:43:00Z">
        <w:r w:rsidR="003B7B32">
          <w:t xml:space="preserve"> </w:t>
        </w:r>
      </w:ins>
      <w:r>
        <w:t xml:space="preserve">selection </w:t>
      </w:r>
      <w:del w:id="137" w:author="Skovlin, Jay - NRCS, Missoula, MT" w:date="2022-04-06T09:44:00Z">
        <w:r w:rsidDel="003B7B32">
          <w:delText xml:space="preserve">must </w:delText>
        </w:r>
      </w:del>
      <w:ins w:id="138" w:author="Skovlin, Jay - NRCS, Missoula, MT" w:date="2022-04-06T09:44:00Z">
        <w:r w:rsidR="003B7B32">
          <w:t>to</w:t>
        </w:r>
        <w:r w:rsidR="003B7B32">
          <w:t xml:space="preserve"> </w:t>
        </w:r>
      </w:ins>
      <w:r>
        <w:t xml:space="preserve">be made prior to analysis (Sarkar, Bidwell, and Marcus 1966; Arkley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and </w:t>
      </w:r>
      <w:commentRangeStart w:id="139"/>
      <w:r>
        <w:t>even among co-workers</w:t>
      </w:r>
      <w:commentRangeEnd w:id="139"/>
      <w:r w:rsidR="006C20EE">
        <w:rPr>
          <w:rStyle w:val="CommentReference"/>
        </w:rPr>
        <w:commentReference w:id="139"/>
      </w:r>
      <w:r>
        <w:t>).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20"/>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2802C0B3" w:rsidR="00623CAA" w:rsidRDefault="00CF2B15">
      <w:pPr>
        <w:pStyle w:val="ImageCaption"/>
      </w:pPr>
      <w:r>
        <w:t xml:space="preserve">Figure </w:t>
      </w:r>
      <w:r w:rsidR="00807ECE">
        <w:t>1</w:t>
      </w:r>
      <w:r>
        <w:t>1.9: Graphical outline of the NCSP algorithm. Figure c/o Jon Maynard, adapted from Maynard et al. (2020).</w:t>
      </w:r>
    </w:p>
    <w:p w14:paraId="6CB81728" w14:textId="4BCE9846"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r w:rsidR="00EF380B" w:rsidRPr="00DC311A">
        <w:rPr>
          <w:b/>
          <w:bCs/>
        </w:rPr>
        <w:t>R</w:t>
      </w:r>
      <w:r>
        <w:t xml:space="preserve">,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(Figure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w:t>
      </w:r>
      <w:del w:id="140" w:author="Skovlin, Jay - NRCS, Missoula, MT" w:date="2022-04-06T09:37:00Z">
        <w:r w:rsidDel="006C20EE">
          <w:delText>(e.g.</w:delText>
        </w:r>
        <w:r w:rsidR="00D6750A" w:rsidDel="006C20EE">
          <w:delText>,</w:delText>
        </w:r>
        <w:r w:rsidDel="006C20EE">
          <w:delText xml:space="preserve"> Bt horizon) </w:delText>
        </w:r>
      </w:del>
      <w:r>
        <w:t>and non-soil</w:t>
      </w:r>
      <w:del w:id="141" w:author="Skovlin, Jay - NRCS, Missoula, MT" w:date="2022-04-06T09:38:00Z">
        <w:r w:rsidDel="006C20EE">
          <w:delText xml:space="preserve"> (e.g.</w:delText>
        </w:r>
        <w:r w:rsidR="00D6750A" w:rsidDel="006C20EE">
          <w:delText>,</w:delText>
        </w:r>
        <w:r w:rsidDel="006C20EE">
          <w:delText> R horizon)</w:delText>
        </w:r>
      </w:del>
      <w:r>
        <w:t>. Further customization of the NCSP algorithm is described in Beaudette, Roudier, and O’Geen (2013). The resulting dissimilarity matrix can be used to assist with topics ranging from initial mapping (“similar/dissimilar”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52C66588" w:rsidR="00623CAA" w:rsidRDefault="00CF2B15">
      <w:pPr>
        <w:pStyle w:val="ImageCaption"/>
      </w:pPr>
      <w:r>
        <w:t xml:space="preserve">Figure </w:t>
      </w:r>
      <w:r w:rsidR="00807ECE">
        <w:t>1</w:t>
      </w:r>
      <w:r>
        <w:t>1.10: Soil profile sketches from Figure 7, arranged according to divisive hierarchical clustering of the distance matrix generated by the NCSP algorithm.</w:t>
      </w:r>
    </w:p>
    <w:p w14:paraId="3B171F84" w14:textId="72D9BDAB"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Rousseeuw 2005), and combined with profiles sketches with the </w:t>
      </w:r>
      <w:proofErr w:type="gramStart"/>
      <w:r>
        <w:rPr>
          <w:rStyle w:val="VerbatimChar"/>
        </w:rPr>
        <w:t>plotProfileDendrogram(</w:t>
      </w:r>
      <w:proofErr w:type="gramEnd"/>
      <w:r>
        <w:rPr>
          <w:rStyle w:val="VerbatimChar"/>
        </w:rPr>
        <w:t>)</w:t>
      </w:r>
      <w:r>
        <w:t xml:space="preserve"> function from the </w:t>
      </w:r>
      <w:proofErr w:type="spellStart"/>
      <w:r w:rsidRPr="00D678EA">
        <w:rPr>
          <w:rStyle w:val="VerbatimChar"/>
          <w:i/>
          <w:iCs/>
          <w:rPrChange w:id="142" w:author="Skovlin, Jay - NRCS, Missoula, MT" w:date="2022-04-06T09:05:00Z">
            <w:rPr>
              <w:rStyle w:val="VerbatimChar"/>
            </w:rPr>
          </w:rPrChange>
        </w:rPr>
        <w:t>sharpshootR</w:t>
      </w:r>
      <w:proofErr w:type="spellEnd"/>
      <w:r>
        <w:t xml:space="preserve"> package</w:t>
      </w:r>
      <w:del w:id="143" w:author="Skovlin, Jay - NRCS, Missoula, MT" w:date="2022-04-06T09:46:00Z">
        <w:r w:rsidDel="003B7B32">
          <w:delText xml:space="preserve"> (Figure 1</w:delText>
        </w:r>
        <w:r w:rsidR="001F5826" w:rsidDel="003B7B32">
          <w:delText>1</w:delText>
        </w:r>
        <w:r w:rsidDel="003B7B32">
          <w:delText>.10)</w:delText>
        </w:r>
      </w:del>
      <w:r>
        <w:t xml:space="preserve">. Profiles with similar GHL assignments, occurring at similar depths, are allocated to clusters defined by branching near the bottom of the dendrogram </w:t>
      </w:r>
      <w:commentRangeStart w:id="144"/>
      <w:r>
        <w:t xml:space="preserve">(Figure </w:t>
      </w:r>
      <w:r w:rsidR="001F5826">
        <w:t>1</w:t>
      </w:r>
      <w:r>
        <w:t>1.10)</w:t>
      </w:r>
      <w:commentRangeEnd w:id="144"/>
      <w:r w:rsidR="003B7B32">
        <w:rPr>
          <w:rStyle w:val="CommentReference"/>
        </w:rPr>
        <w:commentReference w:id="144"/>
      </w:r>
      <w:r>
        <w:t>. When a combination of site (e.g.</w:t>
      </w:r>
      <w:r w:rsidR="00D6750A">
        <w:t>,</w:t>
      </w:r>
      <w:r>
        <w:t xml:space="preserve"> slope, drainage class, geoform, etc.) and horizon-level properties are requested, the final distance matrix is developed from a weighted average of the site and horizon-level distance matrices. Pair-wise distances between soil profiles can be difficult to interpret when a large number of properties are included in the </w:t>
      </w:r>
      <w:r w:rsidR="007D2092">
        <w:t>calculation and</w:t>
      </w:r>
      <w:r>
        <w:t xml:space="preserve"> may require a different approach to thematic coloring of profile sketches such as principal component </w:t>
      </w:r>
      <w:del w:id="145" w:author="Skovlin, Jay - NRCS, Missoula, MT" w:date="2022-04-06T09:45:00Z">
        <w:r w:rsidDel="003B7B32">
          <w:delText>(</w:delText>
        </w:r>
        <w:r w:rsidR="007D2092" w:rsidDel="003B7B32">
          <w:delText>i.e.,</w:delText>
        </w:r>
        <w:r w:rsidDel="003B7B32">
          <w:delText xml:space="preserve"> principal component </w:delText>
        </w:r>
      </w:del>
      <w:r>
        <w:t>analysis of the property matrix</w:t>
      </w:r>
      <w:del w:id="146" w:author="Skovlin, Jay - NRCS, Missoula, MT" w:date="2022-04-06T09:45:00Z">
        <w:r w:rsidDel="003B7B32">
          <w:delText>)</w:delText>
        </w:r>
      </w:del>
      <w:r>
        <w:t xml:space="preserve"> or principal coordinate </w:t>
      </w:r>
      <w:del w:id="147" w:author="Skovlin, Jay - NRCS, Missoula, MT" w:date="2022-04-06T09:45:00Z">
        <w:r w:rsidDel="003B7B32">
          <w:delText>(i.e.</w:delText>
        </w:r>
        <w:r w:rsidR="007D2092" w:rsidDel="003B7B32">
          <w:delText>,</w:delText>
        </w:r>
        <w:r w:rsidDel="003B7B32">
          <w:delText xml:space="preserve"> principal coordinate </w:delText>
        </w:r>
      </w:del>
      <w:r>
        <w:t>analysis of the distance matrix</w:t>
      </w:r>
      <w:del w:id="148" w:author="Skovlin, Jay - NRCS, Missoula, MT" w:date="2022-04-06T09:45:00Z">
        <w:r w:rsidDel="003B7B32">
          <w:delText>)</w:delText>
        </w:r>
      </w:del>
      <w:r>
        <w:t xml:space="preserve">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5215474A" w:rsidR="00623CAA" w:rsidRDefault="00CF2B15">
      <w:pPr>
        <w:pStyle w:val="Heading2"/>
      </w:pPr>
      <w:bookmarkStart w:id="149" w:name="water-balance"/>
      <w:bookmarkEnd w:id="129"/>
      <w:r>
        <w:rPr>
          <w:rStyle w:val="SectionNumber"/>
        </w:rPr>
        <w:t>1</w:t>
      </w:r>
      <w:r w:rsidR="00807ECE">
        <w:rPr>
          <w:rStyle w:val="SectionNumber"/>
        </w:rPr>
        <w:t>1</w:t>
      </w:r>
      <w:r>
        <w:rPr>
          <w:rStyle w:val="SectionNumber"/>
        </w:rPr>
        <w:t>.5</w:t>
      </w:r>
      <w:r>
        <w:tab/>
        <w:t>Water Balance</w:t>
      </w:r>
    </w:p>
    <w:p w14:paraId="64CDFEBD" w14:textId="70F84F0D"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del w:id="150" w:author="Skovlin, Jay - NRCS, Missoula, MT" w:date="2022-04-06T08:31:00Z">
        <w:r w:rsidR="00CF2B15" w:rsidDel="009F3CF4">
          <w:delText xml:space="preserve">Thornthwaite developed </w:delText>
        </w:r>
      </w:del>
      <w:del w:id="151" w:author="Skovlin, Jay - NRCS, Missoula, MT" w:date="2022-04-06T08:32:00Z">
        <w:r w:rsidR="00CF2B15" w:rsidDel="009F3CF4">
          <w:delText xml:space="preserve">the first </w:delText>
        </w:r>
      </w:del>
      <w:ins w:id="152" w:author="Skovlin, Jay - NRCS, Missoula, MT" w:date="2022-04-06T08:32:00Z">
        <w:r w:rsidR="009F3CF4">
          <w:t>W</w:t>
        </w:r>
      </w:ins>
      <w:del w:id="153" w:author="Skovlin, Jay - NRCS, Missoula, MT" w:date="2022-04-06T08:32:00Z">
        <w:r w:rsidR="00CF2B15" w:rsidDel="009F3CF4">
          <w:delText>w</w:delText>
        </w:r>
      </w:del>
      <w:r w:rsidR="00CF2B15">
        <w:t xml:space="preserve">ater balance model accounting for inputs of precipitation and losses to evapotranspiration (Thornthwaite </w:t>
      </w:r>
      <w:r w:rsidR="00CF2B15">
        <w:lastRenderedPageBreak/>
        <w:t>1948)</w:t>
      </w:r>
      <w:ins w:id="154" w:author="Skovlin, Jay - NRCS, Missoula, MT" w:date="2022-04-06T08:32:00Z">
        <w:r w:rsidR="009F3CF4">
          <w:t xml:space="preserve"> have evolved </w:t>
        </w:r>
      </w:ins>
      <w:ins w:id="155" w:author="Skovlin, Jay - NRCS, Missoula, MT" w:date="2022-04-06T08:34:00Z">
        <w:r w:rsidR="009F3CF4">
          <w:t>as a valuable tool for exploring the nuances of climate at a given point on the landscape.</w:t>
        </w:r>
      </w:ins>
      <w:del w:id="156" w:author="Skovlin, Jay - NRCS, Missoula, MT" w:date="2022-04-06T08:34:00Z">
        <w:r w:rsidR="00CF2B15" w:rsidDel="009F3CF4">
          <w:delText>.</w:delText>
        </w:r>
      </w:del>
      <w:r w:rsidR="00CF2B15">
        <w:t xml:space="preserve"> Water balance metrics 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James A Lutz 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ins w:id="157" w:author="Skovlin, Jay - NRCS, Missoula, MT" w:date="2022-04-06T08:35:00Z">
        <w:r w:rsidR="009F3CF4">
          <w:t>.</w:t>
        </w:r>
      </w:ins>
      <w:r w:rsidR="00CF2B15">
        <w:t xml:space="preserve"> </w:t>
      </w:r>
      <w:del w:id="158" w:author="Skovlin, Jay - NRCS, Missoula, MT" w:date="2022-04-06T08:34:00Z">
        <w:r w:rsidR="00CF2B15" w:rsidDel="009F3CF4">
          <w:delText>as a valuable tool for exploring the nuances of climate at a given point on the landscape.</w:delText>
        </w:r>
      </w:del>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53F5FC1B" w:rsidR="00623CAA" w:rsidRDefault="00CF2B15">
      <w:pPr>
        <w:pStyle w:val="ImageCaption"/>
      </w:pPr>
      <w:r>
        <w:t xml:space="preserve">Figure </w:t>
      </w:r>
      <w:r w:rsidR="00807ECE">
        <w:t>1</w:t>
      </w:r>
      <w:r>
        <w:t>1.11: Comparison of annual water balance metrics (VWC and Precipitation) for 2018 at SCAN station 2194 in the Ozark Highlands.</w:t>
      </w:r>
    </w:p>
    <w:p w14:paraId="261DEAA3" w14:textId="56DAF936" w:rsidR="00623CAA" w:rsidRDefault="00CF2B15">
      <w:pPr>
        <w:pStyle w:val="BodyText"/>
      </w:pPr>
      <w:r>
        <w:t xml:space="preserve">The </w:t>
      </w:r>
      <w:r>
        <w:rPr>
          <w:rStyle w:val="VerbatimChar"/>
        </w:rPr>
        <w:t>sharpshootR</w:t>
      </w:r>
      <w:r>
        <w:t xml:space="preserve"> package provides methods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water content (VWC) on </w:t>
      </w:r>
      <w:del w:id="159" w:author="Skovlin, Jay - NRCS, Missoula, MT" w:date="2022-04-06T09:47:00Z">
        <w:r w:rsidDel="003B7B32">
          <w:delText xml:space="preserve">a </w:delText>
        </w:r>
      </w:del>
      <w:r>
        <w:t xml:space="preserve">monthly </w:t>
      </w:r>
      <w:del w:id="160" w:author="Skovlin, Jay - NRCS, Missoula, MT" w:date="2022-04-06T09:48:00Z">
        <w:r w:rsidDel="003B7B32">
          <w:rPr>
            <w:rStyle w:val="VerbatimChar"/>
          </w:rPr>
          <w:delText>monthlyWB()</w:delText>
        </w:r>
        <w:r w:rsidDel="003B7B32">
          <w:delText xml:space="preserve"> </w:delText>
        </w:r>
      </w:del>
      <w:r>
        <w:t xml:space="preserve">and daily </w:t>
      </w:r>
      <w:ins w:id="161" w:author="Skovlin, Jay - NRCS, Missoula, MT" w:date="2022-04-06T09:48:00Z">
        <w:r w:rsidR="003B7B32">
          <w:t>time steps</w:t>
        </w:r>
        <w:r w:rsidR="003B7B32">
          <w:rPr>
            <w:rStyle w:val="VerbatimChar"/>
            <w:rFonts w:asciiTheme="minorHAnsi" w:hAnsiTheme="minorHAnsi"/>
            <w:sz w:val="24"/>
          </w:rPr>
          <w:t xml:space="preserve"> </w:t>
        </w:r>
        <w:r w:rsidR="003B7B32">
          <w:rPr>
            <w:rStyle w:val="VerbatimChar"/>
          </w:rPr>
          <w:t>(</w:t>
        </w:r>
        <w:proofErr w:type="spellStart"/>
        <w:proofErr w:type="gramStart"/>
        <w:r w:rsidR="003B7B32">
          <w:rPr>
            <w:rStyle w:val="VerbatimChar"/>
          </w:rPr>
          <w:t>monthlyWB</w:t>
        </w:r>
        <w:proofErr w:type="spellEnd"/>
        <w:r w:rsidR="003B7B32">
          <w:rPr>
            <w:rStyle w:val="VerbatimChar"/>
          </w:rPr>
          <w:t>(</w:t>
        </w:r>
        <w:proofErr w:type="gramEnd"/>
        <w:r w:rsidR="003B7B32">
          <w:rPr>
            <w:rStyle w:val="VerbatimChar"/>
          </w:rPr>
          <w:t>)</w:t>
        </w:r>
        <w:r w:rsidR="003B7B32">
          <w:t xml:space="preserve"> </w:t>
        </w:r>
        <w:r w:rsidR="003B7B32">
          <w:t xml:space="preserve">and </w:t>
        </w:r>
      </w:ins>
      <w:proofErr w:type="spellStart"/>
      <w:r>
        <w:rPr>
          <w:rStyle w:val="VerbatimChar"/>
        </w:rPr>
        <w:t>dailyWB</w:t>
      </w:r>
      <w:proofErr w:type="spellEnd"/>
      <w:r>
        <w:rPr>
          <w:rStyle w:val="VerbatimChar"/>
        </w:rPr>
        <w:t>()</w:t>
      </w:r>
      <w:ins w:id="162" w:author="Skovlin, Jay - NRCS, Missoula, MT" w:date="2022-04-06T09:49:00Z">
        <w:r w:rsidR="003B7B32">
          <w:rPr>
            <w:rStyle w:val="VerbatimChar"/>
            <w:rFonts w:asciiTheme="minorHAnsi" w:hAnsiTheme="minorHAnsi"/>
          </w:rPr>
          <w:t xml:space="preserve"> functions)</w:t>
        </w:r>
      </w:ins>
      <w:del w:id="163" w:author="Skovlin, Jay - NRCS, Missoula, MT" w:date="2022-04-06T09:48:00Z">
        <w:r w:rsidDel="003B7B32">
          <w:delText xml:space="preserve"> time steps</w:delText>
        </w:r>
      </w:del>
      <w:r>
        <w:t xml:space="preserve">. </w:t>
      </w:r>
      <w:ins w:id="164" w:author="Skovlin, Jay - NRCS, Missoula, MT" w:date="2022-04-06T09:50:00Z">
        <w:r w:rsidR="003B7B32">
          <w:t xml:space="preserve">The </w:t>
        </w:r>
      </w:ins>
      <w:del w:id="165" w:author="Skovlin, Jay - NRCS, Missoula, MT" w:date="2022-04-06T09:50:00Z">
        <w:r w:rsidDel="003B7B32">
          <w:delText xml:space="preserve">Convenience functions such as </w:delText>
        </w:r>
      </w:del>
      <w:proofErr w:type="spellStart"/>
      <w:proofErr w:type="gramStart"/>
      <w:r>
        <w:rPr>
          <w:rStyle w:val="VerbatimChar"/>
        </w:rPr>
        <w:t>prepareDailyClimateData</w:t>
      </w:r>
      <w:proofErr w:type="spellEnd"/>
      <w:r>
        <w:rPr>
          <w:rStyle w:val="VerbatimChar"/>
        </w:rPr>
        <w:t>(</w:t>
      </w:r>
      <w:proofErr w:type="gramEnd"/>
      <w:r>
        <w:rPr>
          <w:rStyle w:val="VerbatimChar"/>
        </w:rPr>
        <w:t>)</w:t>
      </w:r>
      <w:r>
        <w:t xml:space="preserve"> </w:t>
      </w:r>
      <w:ins w:id="166" w:author="Skovlin, Jay - NRCS, Missoula, MT" w:date="2022-04-06T09:50:00Z">
        <w:r w:rsidR="003B7B32">
          <w:t xml:space="preserve">function </w:t>
        </w:r>
      </w:ins>
      <w:r>
        <w:t>assemble</w:t>
      </w:r>
      <w:ins w:id="167" w:author="Skovlin, Jay - NRCS, Missoula, MT" w:date="2022-04-06T09:50:00Z">
        <w:r w:rsidR="003B7B32">
          <w:t>s</w:t>
        </w:r>
      </w:ins>
      <w:r>
        <w:t xml:space="preserve"> the available water-holding capacity (AWC) values derived for major components in soil map units of the US Soil Survey for specific point coordinates</w:t>
      </w:r>
      <w:r w:rsidR="00EF380B">
        <w:t>.  G</w:t>
      </w:r>
      <w:r>
        <w:t xml:space="preserve">ridded DAYMET climate </w:t>
      </w:r>
      <w:r>
        <w:lastRenderedPageBreak/>
        <w:t>data</w:t>
      </w:r>
      <w:r w:rsidR="00EF380B">
        <w:t xml:space="preserve"> </w:t>
      </w:r>
      <w:r>
        <w:t xml:space="preserve">(Thornton et al. 2020) is then downloaded for the specified location and daily water balance metrics are estimated via </w:t>
      </w:r>
      <w:r>
        <w:rPr>
          <w:rStyle w:val="VerbatimChar"/>
        </w:rPr>
        <w:t>dailyWB_</w:t>
      </w:r>
      <w:proofErr w:type="gramStart"/>
      <w:r>
        <w:rPr>
          <w:rStyle w:val="VerbatimChar"/>
        </w:rPr>
        <w:t>SSURGO(</w:t>
      </w:r>
      <w:proofErr w:type="gramEnd"/>
      <w:r>
        <w:rPr>
          <w:rStyle w:val="VerbatimChar"/>
        </w:rPr>
        <w:t>)</w:t>
      </w:r>
      <w:r>
        <w:t>.</w:t>
      </w:r>
    </w:p>
    <w:p w14:paraId="64BF36D8" w14:textId="4EEA203F" w:rsidR="00623CAA" w:rsidRDefault="00CF2B15">
      <w:pPr>
        <w:pStyle w:val="BodyText"/>
      </w:pPr>
      <w:r>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del w:id="168" w:author="Skovlin, Jay - NRCS, Missoula, MT" w:date="2022-04-06T09:51:00Z">
        <w:r w:rsidDel="00987434">
          <w:delText xml:space="preserve">Most </w:delText>
        </w:r>
      </w:del>
      <w:ins w:id="169" w:author="Skovlin, Jay - NRCS, Missoula, MT" w:date="2022-04-06T09:51:00Z">
        <w:r w:rsidR="00987434">
          <w:t>Many</w:t>
        </w:r>
        <w:r w:rsidR="00987434">
          <w:t xml:space="preserve"> </w:t>
        </w:r>
      </w:ins>
      <w:r>
        <w:t xml:space="preserve">stations have associated laboratory data in the Kellogg Soil Survey Laboratory (KSSL) system. The data in Figure </w:t>
      </w:r>
      <w:r w:rsidR="001F5826">
        <w:t>1</w:t>
      </w:r>
      <w:r>
        <w:t xml:space="preserve">1.11 were assembled through separate calls to </w:t>
      </w:r>
      <w:proofErr w:type="gramStart"/>
      <w:r>
        <w:rPr>
          <w:rStyle w:val="VerbatimChar"/>
        </w:rPr>
        <w:t>fetchSCAN(</w:t>
      </w:r>
      <w:proofErr w:type="gramEnd"/>
      <w:r>
        <w:rPr>
          <w:rStyle w:val="VerbatimChar"/>
        </w:rPr>
        <w:t>)</w:t>
      </w:r>
      <w:r>
        <w:t xml:space="preserve"> for the SCAN climate station data and </w:t>
      </w:r>
      <w:r>
        <w:rPr>
          <w:rStyle w:val="VerbatimChar"/>
        </w:rPr>
        <w:t>dailyWB_SSURGO()</w:t>
      </w:r>
      <w:r>
        <w:t xml:space="preserve"> which derives AWC for the Scholten soil component</w:t>
      </w:r>
      <w:ins w:id="170" w:author="Skovlin, Jay - NRCS, Missoula, MT" w:date="2022-04-06T09:52:00Z">
        <w:r w:rsidR="00987434">
          <w:t xml:space="preserve"> sampled at SCAN station 2194</w:t>
        </w:r>
      </w:ins>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171" w:name="conclusions"/>
      <w:bookmarkEnd w:id="149"/>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 xml:space="preserve">Pedology and geomorphology are inherently visual, field-based sciences that share a common paradigm and fundamental units of description. 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6183AD1F" w14:textId="6DB28DF9" w:rsidR="00987434" w:rsidRDefault="00CF2B15">
      <w:pPr>
        <w:pStyle w:val="BodyText"/>
        <w:rPr>
          <w:ins w:id="172" w:author="Skovlin, Jay - NRCS, Missoula, MT" w:date="2022-04-06T09:54:00Z"/>
        </w:rPr>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w:t>
      </w:r>
      <w:proofErr w:type="gramStart"/>
      <w:ins w:id="173" w:author="Skovlin, Jay - NRCS, Missoula, MT" w:date="2022-04-06T09:53:00Z">
        <w:r w:rsidR="00987434">
          <w:t>open source</w:t>
        </w:r>
        <w:proofErr w:type="gramEnd"/>
        <w:r w:rsidR="00987434">
          <w:t xml:space="preserve"> </w:t>
        </w:r>
      </w:ins>
      <w:r>
        <w:t xml:space="preserve">flexibility and extensibility of the </w:t>
      </w:r>
      <w:r>
        <w:rPr>
          <w:b/>
          <w:bCs/>
        </w:rPr>
        <w:t>R</w:t>
      </w:r>
      <w:r>
        <w:t xml:space="preserve"> programming environment</w:t>
      </w:r>
      <w:ins w:id="174" w:author="Skovlin, Jay - NRCS, Missoula, MT" w:date="2022-04-06T09:56:00Z">
        <w:r w:rsidR="00987434">
          <w:t xml:space="preserve"> and the</w:t>
        </w:r>
      </w:ins>
      <w:ins w:id="175" w:author="Skovlin, Jay - NRCS, Missoula, MT" w:date="2022-04-06T09:57:00Z">
        <w:r w:rsidR="00987434">
          <w:t xml:space="preserve"> progress that can be gained from collaborative effort to solve common challenges in </w:t>
        </w:r>
      </w:ins>
      <w:ins w:id="176" w:author="Skovlin, Jay - NRCS, Missoula, MT" w:date="2022-04-06T09:58:00Z">
        <w:r w:rsidR="00987434">
          <w:t xml:space="preserve">working with soil data. </w:t>
        </w:r>
      </w:ins>
      <w:del w:id="177" w:author="Skovlin, Jay - NRCS, Missoula, MT" w:date="2022-04-06T09:57:00Z">
        <w:r w:rsidDel="00987434">
          <w:delText>.</w:delText>
        </w:r>
      </w:del>
      <w:r>
        <w:t xml:space="preserve"> </w:t>
      </w:r>
    </w:p>
    <w:p w14:paraId="7C167799" w14:textId="377F7AC4" w:rsidR="00623CAA" w:rsidDel="00987434" w:rsidRDefault="00CF2B15">
      <w:pPr>
        <w:pStyle w:val="BodyText"/>
        <w:rPr>
          <w:del w:id="178" w:author="Skovlin, Jay - NRCS, Missoula, MT" w:date="2022-04-06T10:00:00Z"/>
        </w:rPr>
      </w:pPr>
      <w:commentRangeStart w:id="179"/>
      <w:del w:id="180" w:author="Skovlin, Jay - NRCS, Missoula, MT" w:date="2022-04-06T10:00:00Z">
        <w:r w:rsidDel="00987434">
          <w:delText>Novel methodologies enable logical checks of data, profile sketches, soil color conversion, slice and slab aggregation, changing of depth support, numerical classification and quantitative synthesis across available soil survey data sources.</w:delText>
        </w:r>
        <w:commentRangeEnd w:id="179"/>
        <w:r w:rsidR="009F3CF4" w:rsidDel="00987434">
          <w:rPr>
            <w:rStyle w:val="CommentReference"/>
          </w:rPr>
          <w:commentReference w:id="179"/>
        </w:r>
      </w:del>
    </w:p>
    <w:p w14:paraId="04F72677" w14:textId="77777777" w:rsidR="00623CAA" w:rsidRDefault="00CF2B15">
      <w:pPr>
        <w:pStyle w:val="Heading1"/>
      </w:pPr>
      <w:bookmarkStart w:id="181" w:name="references"/>
      <w:bookmarkEnd w:id="0"/>
      <w:bookmarkEnd w:id="171"/>
      <w:r>
        <w:t>References</w:t>
      </w:r>
    </w:p>
    <w:p w14:paraId="188B5CB4" w14:textId="77777777" w:rsidR="00623CAA" w:rsidRDefault="00CF2B15">
      <w:pPr>
        <w:pStyle w:val="Bibliography"/>
      </w:pPr>
      <w:bookmarkStart w:id="182" w:name="ref-zeileis_colorspace_pkg2020"/>
      <w:bookmarkStart w:id="183" w:name="refs"/>
      <w:r>
        <w:t xml:space="preserve">A, Zeileis, Fisher JC, Hornik K, Ihaka R, McWhite CD, Murrell P, Stauffer R, and Wilke CO. 2020. “Colorspace: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184" w:name="ref-Arkley1971"/>
      <w:bookmarkEnd w:id="182"/>
      <w:r>
        <w:lastRenderedPageBreak/>
        <w:t xml:space="preserve">Arkley, R. J.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7777777" w:rsidR="00623CAA" w:rsidRDefault="00CF2B15">
      <w:pPr>
        <w:pStyle w:val="Bibliography"/>
      </w:pPr>
      <w:bookmarkStart w:id="185" w:name="ref-Arkley1976"/>
      <w:bookmarkEnd w:id="184"/>
      <w:r>
        <w:t xml:space="preserve">———. 1976. “Statistical Methods in Soil Classification Research.” </w:t>
      </w:r>
      <w:r>
        <w:rPr>
          <w:i/>
          <w:iCs/>
        </w:rPr>
        <w:t>Advances in Agronomy</w:t>
      </w:r>
      <w:r>
        <w:t xml:space="preserve"> 28: 37–70. </w:t>
      </w:r>
      <w:hyperlink r:id="rId24">
        <w:r>
          <w:rPr>
            <w:rStyle w:val="Hyperlink"/>
          </w:rPr>
          <w:t>https://doi.org/10.1016/S0065-2113(08)60552-0</w:t>
        </w:r>
      </w:hyperlink>
      <w:r>
        <w:t>.</w:t>
      </w:r>
    </w:p>
    <w:p w14:paraId="27AB655C" w14:textId="77777777" w:rsidR="00623CAA" w:rsidRDefault="00CF2B15">
      <w:pPr>
        <w:pStyle w:val="Bibliography"/>
      </w:pPr>
      <w:bookmarkStart w:id="186" w:name="ref-Arkley_Ulrich1962"/>
      <w:bookmarkEnd w:id="185"/>
      <w:r>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187" w:name="ref-barron1986"/>
      <w:bookmarkEnd w:id="186"/>
      <w:r>
        <w:t xml:space="preserve">Barron, V, and J Torrent. 1986. “Use of the Kubelka-Munk Theory to Study the Influence of Iron Oxides on Soil Colour.”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188" w:name="ref-SPC_intro"/>
      <w:bookmarkEnd w:id="187"/>
      <w:r>
        <w:t xml:space="preserve">Beaudette, D. E. 2022. “Introduction to SoilProfileCollection Objects.” </w:t>
      </w:r>
      <w:hyperlink r:id="rId26">
        <w:r>
          <w:rPr>
            <w:rStyle w:val="Hyperlink"/>
          </w:rPr>
          <w:t>http://ncss-tech.github.io/AQP/aqp/aqp-intro.html</w:t>
        </w:r>
      </w:hyperlink>
      <w:r>
        <w:t>.</w:t>
      </w:r>
    </w:p>
    <w:p w14:paraId="06669C6E" w14:textId="77777777" w:rsidR="00623CAA" w:rsidRDefault="00CF2B15">
      <w:pPr>
        <w:pStyle w:val="Bibliography"/>
      </w:pPr>
      <w:bookmarkStart w:id="189" w:name="ref-beaudette2013_terrain"/>
      <w:bookmarkEnd w:id="188"/>
      <w:r>
        <w:t xml:space="preserve">Beaudette, D. E., R. A. Dahlgren, and A. T. O’Geen.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190" w:name="ref-beaudette2013_AQP"/>
      <w:bookmarkEnd w:id="189"/>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191" w:name="ref-Beaudette_DSMorph2016"/>
      <w:bookmarkEnd w:id="190"/>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192" w:name="ref-bishop1999modelling"/>
      <w:bookmarkEnd w:id="191"/>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193" w:name="ref-Brown2004"/>
      <w:bookmarkEnd w:id="192"/>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194" w:name="ref-Buntley1965"/>
      <w:bookmarkEnd w:id="193"/>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195" w:name="ref-Carre2009"/>
      <w:bookmarkEnd w:id="194"/>
      <w:r>
        <w:t xml:space="preserve">Carré, F., and M. Jacobson. 2009. “Numerical Classification of Soil Profile Data Using Distance Metrics.” </w:t>
      </w:r>
      <w:r>
        <w:rPr>
          <w:i/>
          <w:iCs/>
        </w:rPr>
        <w:t>Geoderma</w:t>
      </w:r>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196" w:name="ref-centore2012"/>
      <w:bookmarkEnd w:id="195"/>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197" w:name="ref-Chesworth2008"/>
      <w:bookmarkEnd w:id="196"/>
      <w:r>
        <w:lastRenderedPageBreak/>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Chesworth,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198" w:name="ref-Dale1989"/>
      <w:bookmarkEnd w:id="197"/>
      <w:r>
        <w:t xml:space="preserve">Dale, M. B., A. B. McBratney,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199" w:name="ref-data.table_pkg2021"/>
      <w:bookmarkEnd w:id="198"/>
      <w:r>
        <w:t xml:space="preserve">Dowle, Matt, and Arun Srinivasan. 2021. </w:t>
      </w:r>
      <w:r>
        <w:rPr>
          <w:i/>
          <w:iCs/>
        </w:rPr>
        <w:t>Data.table: Extension of ‘Data.frame‘</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200" w:name="ref-munsellinterpol_pkg2021"/>
      <w:bookmarkEnd w:id="199"/>
      <w:r>
        <w:t xml:space="preserve">Gama, Jose, Paul Centore, and Glenn Davis. 2021. </w:t>
      </w:r>
      <w:r>
        <w:rPr>
          <w:i/>
          <w:iCs/>
        </w:rPr>
        <w:t>Munsellinterpol: Interpolate Munsell Renotation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201" w:name="ref-Gower1971"/>
      <w:bookmarkEnd w:id="200"/>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77777777" w:rsidR="00623CAA" w:rsidRDefault="00CF2B15">
      <w:pPr>
        <w:pStyle w:val="Bibliography"/>
      </w:pPr>
      <w:bookmarkStart w:id="202" w:name="ref-Singh_et_al_2015"/>
      <w:bookmarkEnd w:id="201"/>
      <w:r>
        <w:t xml:space="preserve">Gurbir Singh, Keith W. Goyne, and John M. Kabrick. 2015. “Determinants of Total and Available Phosphorus in Forested Alfisols and Ultisols of the Ozark Highlands, USA.” </w:t>
      </w:r>
      <w:r>
        <w:rPr>
          <w:i/>
          <w:iCs/>
        </w:rPr>
        <w:t>Geoderma Regional</w:t>
      </w:r>
      <w:r>
        <w:t xml:space="preserve"> 5: 117–26.</w:t>
      </w:r>
    </w:p>
    <w:p w14:paraId="5F3A6722" w14:textId="77777777" w:rsidR="00623CAA" w:rsidRDefault="00CF2B15">
      <w:pPr>
        <w:pStyle w:val="Bibliography"/>
      </w:pPr>
      <w:bookmarkStart w:id="203" w:name="ref-harden1982"/>
      <w:bookmarkEnd w:id="202"/>
      <w:r>
        <w:t xml:space="preserve">Harden, Jennifer W. 1982. “A Quantitative Index of Soil Development from Field Descriptions: Examples from a Chronosequence in Central California.” </w:t>
      </w:r>
      <w:r>
        <w:rPr>
          <w:i/>
          <w:iCs/>
        </w:rPr>
        <w:t>Geoderma</w:t>
      </w:r>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204" w:name="ref-harradine1963"/>
      <w:bookmarkEnd w:id="203"/>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205" w:name="ref-raster_pkg2021"/>
      <w:bookmarkEnd w:id="204"/>
      <w:r>
        <w:t xml:space="preserve">Hijmans,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206" w:name="ref-Hole1960"/>
      <w:bookmarkEnd w:id="205"/>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207" w:name="ref-Hudson1992"/>
      <w:bookmarkEnd w:id="206"/>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208" w:name="ref-hurst1997"/>
      <w:bookmarkEnd w:id="207"/>
      <w:r>
        <w:t>H</w:t>
      </w:r>
      <w:r w:rsidR="00A76FA4">
        <w:t>urst</w:t>
      </w:r>
      <w:r>
        <w:t>, V</w:t>
      </w:r>
      <w:r w:rsidR="00A76FA4">
        <w:t>ernon</w:t>
      </w:r>
      <w:r>
        <w:t xml:space="preserve">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1F7C4D75" w14:textId="77777777" w:rsidR="00623CAA" w:rsidRDefault="00CF2B15">
      <w:pPr>
        <w:pStyle w:val="Bibliography"/>
      </w:pPr>
      <w:bookmarkStart w:id="209" w:name="ref-Lutz_et_al2010"/>
      <w:bookmarkEnd w:id="208"/>
      <w:r>
        <w:t xml:space="preserve">James A Lutz, Jerry F Franklin, Jan W Van Wagtendonk.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210" w:name="ref-Jenny1941Factors"/>
      <w:bookmarkEnd w:id="209"/>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211" w:name="ref-kabrick_et_al_2008"/>
      <w:bookmarkEnd w:id="210"/>
      <w:r>
        <w:lastRenderedPageBreak/>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77777777" w:rsidR="00623CAA" w:rsidRDefault="00CF2B15">
      <w:pPr>
        <w:pStyle w:val="Bibliography"/>
      </w:pPr>
      <w:bookmarkStart w:id="212" w:name="ref-kabrick_et_al_2011"/>
      <w:bookmarkEnd w:id="211"/>
      <w:r>
        <w:t xml:space="preserve">———. 2011. “Landscape Determinants of Exchangeable Calcium and Magnesium in Ozark Highland Forest Soils.” </w:t>
      </w:r>
      <w:r>
        <w:rPr>
          <w:i/>
          <w:iCs/>
        </w:rPr>
        <w:t>Soil Sci. Soc. Am. J.</w:t>
      </w:r>
      <w:r>
        <w:t xml:space="preserve"> 75: 164–80.</w:t>
      </w:r>
    </w:p>
    <w:p w14:paraId="6AE8C295" w14:textId="77777777" w:rsidR="00623CAA" w:rsidRDefault="00CF2B15">
      <w:pPr>
        <w:pStyle w:val="Bibliography"/>
      </w:pPr>
      <w:bookmarkStart w:id="213" w:name="ref-Kaufman2005"/>
      <w:bookmarkEnd w:id="212"/>
      <w:r>
        <w:t xml:space="preserve">Kaufman, Leonard, and Peter J. Rousseeuw,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7E7DC9AF" w14:textId="77777777" w:rsidR="00623CAA" w:rsidRDefault="00CF2B15">
      <w:pPr>
        <w:pStyle w:val="Bibliography"/>
      </w:pPr>
      <w:bookmarkStart w:id="214" w:name="ref-Liles2013"/>
      <w:bookmarkEnd w:id="213"/>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p>
    <w:p w14:paraId="3AAF2CA5" w14:textId="77777777" w:rsidR="00623CAA" w:rsidRDefault="00CF2B15">
      <w:pPr>
        <w:pStyle w:val="Bibliography"/>
      </w:pPr>
      <w:bookmarkStart w:id="215" w:name="ref-cluster_pkg2021"/>
      <w:bookmarkEnd w:id="214"/>
      <w:r>
        <w:t xml:space="preserve">Maechler, Martin, Peter Rousseeuw, Anja Struyf, Mia Hubert, and Kurt Hornik. 2021. </w:t>
      </w:r>
      <w:r>
        <w:rPr>
          <w:i/>
          <w:iCs/>
        </w:rPr>
        <w:t>Cluster: Cluster Analysis Basics and Extensions</w:t>
      </w:r>
      <w:r>
        <w:t xml:space="preserve">. </w:t>
      </w:r>
      <w:hyperlink r:id="rId42">
        <w:r>
          <w:rPr>
            <w:rStyle w:val="Hyperlink"/>
          </w:rPr>
          <w:t>https://CRAN.R-project.org/package=cluster</w:t>
        </w:r>
      </w:hyperlink>
      <w:r>
        <w:t>.</w:t>
      </w:r>
    </w:p>
    <w:p w14:paraId="6D508956" w14:textId="77777777" w:rsidR="00623CAA" w:rsidRDefault="00CF2B15">
      <w:pPr>
        <w:pStyle w:val="Bibliography"/>
      </w:pPr>
      <w:bookmarkStart w:id="216" w:name="ref-Marcus1998"/>
      <w:bookmarkEnd w:id="215"/>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217" w:name="ref-Maynard_et_al_2020"/>
      <w:bookmarkEnd w:id="216"/>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218" w:name="ref-soiltexture_pkg2018"/>
      <w:bookmarkEnd w:id="217"/>
      <w:r>
        <w:t xml:space="preserve">Moeys, Julien. 2018. </w:t>
      </w:r>
      <w:r>
        <w:rPr>
          <w:i/>
          <w:iCs/>
        </w:rPr>
        <w:t>Soiltexture: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219" w:name="ref-Moore1972"/>
      <w:bookmarkEnd w:id="218"/>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220" w:name="ref-Munsell1947"/>
      <w:bookmarkEnd w:id="219"/>
      <w:r>
        <w:t xml:space="preserve">Munsell, A. H. 1947. </w:t>
      </w:r>
      <w:r>
        <w:rPr>
          <w:i/>
          <w:iCs/>
        </w:rPr>
        <w:t>A Color Notation</w:t>
      </w:r>
      <w:r>
        <w:t>. 10th ed. Munsell Color Company, Inc.</w:t>
      </w:r>
    </w:p>
    <w:p w14:paraId="6A1D7734" w14:textId="77777777" w:rsidR="00623CAA" w:rsidRDefault="00CF2B15">
      <w:pPr>
        <w:pStyle w:val="Bibliography"/>
      </w:pPr>
      <w:bookmarkStart w:id="221" w:name="ref-tibble_pkg2021"/>
      <w:bookmarkEnd w:id="220"/>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0773057F" w14:textId="77777777" w:rsidR="00623CAA" w:rsidRDefault="00CF2B15">
      <w:pPr>
        <w:pStyle w:val="Bibliography"/>
      </w:pPr>
      <w:bookmarkStart w:id="222" w:name="ref-meyers2011"/>
      <w:bookmarkEnd w:id="221"/>
      <w:r>
        <w:t xml:space="preserve">Myers, D. Brenton, Newell R. Kitchen, Kenneth A. Sudduth, Randall J. Miles, E. John Sadler, and Sabine Grunwald. 2011. “Peak Functions for Modeling High Resolution Soil Profile Data.” </w:t>
      </w:r>
      <w:r>
        <w:rPr>
          <w:i/>
          <w:iCs/>
        </w:rPr>
        <w:t>Geoderma</w:t>
      </w:r>
      <w:r>
        <w:t xml:space="preserve"> 166 (1): 74–83. https://doi.org/</w:t>
      </w:r>
      <w:hyperlink r:id="rId46">
        <w:r>
          <w:rPr>
            <w:rStyle w:val="Hyperlink"/>
          </w:rPr>
          <w:t>https://doi.org/10.1016/j.geoderma.2011.07.014</w:t>
        </w:r>
      </w:hyperlink>
      <w:r>
        <w:t>.</w:t>
      </w:r>
    </w:p>
    <w:p w14:paraId="62A6996C" w14:textId="77777777" w:rsidR="00623CAA" w:rsidRDefault="00CF2B15">
      <w:pPr>
        <w:pStyle w:val="Bibliography"/>
      </w:pPr>
      <w:bookmarkStart w:id="223" w:name="ref-mpspline2_pkg2020"/>
      <w:bookmarkEnd w:id="222"/>
      <w:r>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224" w:name="ref-soilweb2017"/>
      <w:bookmarkEnd w:id="223"/>
      <w:r>
        <w:t xml:space="preserve">O’Geen, A., M. Walkinshaw, and D. Beaudette. 2017. “SoilWeb: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225" w:name="ref-Pebesma2018_sf_pkg"/>
      <w:bookmarkEnd w:id="224"/>
      <w:r>
        <w:lastRenderedPageBreak/>
        <w:t xml:space="preserve">Pebesma, Edzer.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226" w:name="ref-farver_pkg2021"/>
      <w:bookmarkEnd w:id="225"/>
      <w:r>
        <w:t xml:space="preserve">Pedersen, Thomas Lin, Berendea Nicolae, and Romain François. 2021. </w:t>
      </w:r>
      <w:r>
        <w:rPr>
          <w:i/>
          <w:iCs/>
        </w:rPr>
        <w:t>Farver: High Performance Colour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227" w:name="ref-R"/>
      <w:bookmarkEnd w:id="226"/>
      <w:r>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228" w:name="ref-Rayner1966"/>
      <w:bookmarkEnd w:id="227"/>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229" w:name="ref-Roecker2016"/>
      <w:bookmarkEnd w:id="228"/>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230" w:name="ref-Sarkar1966"/>
      <w:bookmarkEnd w:id="229"/>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231" w:name="ref-Scheinost1999"/>
      <w:bookmarkEnd w:id="230"/>
      <w:r>
        <w:t xml:space="preserve">Scheinost, A. C., and U. Schwertmann. 1999. “Color Identification of Iron Oxides and Hydroxysulfates: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232" w:name="ref-FieldBookv3"/>
      <w:bookmarkEnd w:id="231"/>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233" w:name="ref-Schwertmann1993"/>
      <w:bookmarkEnd w:id="232"/>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234" w:name="ref-Sharma2005"/>
      <w:bookmarkEnd w:id="233"/>
      <w:r>
        <w:t xml:space="preserve">Sharma, Gaurav, Wencheng Wu, and Edul N. Dalal. 2005. “The Ciede2000 Color-Difference Formula: Implementation Notes, Supplementary Test Data, and Mathematical Observations.” </w:t>
      </w:r>
      <w:r>
        <w:rPr>
          <w:i/>
          <w:iCs/>
        </w:rPr>
        <w:t>Color Research &amp; Application</w:t>
      </w:r>
      <w:r>
        <w:t xml:space="preserve"> 30 (1): 21–30. https://doi.org/</w:t>
      </w:r>
      <w:hyperlink r:id="rId54">
        <w:r>
          <w:rPr>
            <w:rStyle w:val="Hyperlink"/>
          </w:rPr>
          <w:t>https://doi.org/10.1002/col.20070</w:t>
        </w:r>
      </w:hyperlink>
      <w:r>
        <w:t>.</w:t>
      </w:r>
    </w:p>
    <w:p w14:paraId="58E28004" w14:textId="77777777" w:rsidR="00623CAA" w:rsidRDefault="00CF2B15">
      <w:pPr>
        <w:pStyle w:val="Bibliography"/>
      </w:pPr>
      <w:bookmarkStart w:id="235" w:name="ref-Simonson1993"/>
      <w:bookmarkEnd w:id="234"/>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236" w:name="ref-Sneath1973"/>
      <w:bookmarkEnd w:id="235"/>
      <w:r>
        <w:t xml:space="preserve">Sneath, Peter H. A., and Robert R. Sokal. 1973. </w:t>
      </w:r>
      <w:r>
        <w:rPr>
          <w:i/>
          <w:iCs/>
        </w:rPr>
        <w:t>Numerical Taxonomy</w:t>
      </w:r>
      <w:r>
        <w:t>. W.H. Freeman; Company.</w:t>
      </w:r>
    </w:p>
    <w:p w14:paraId="72D039FB" w14:textId="77777777" w:rsidR="00623CAA" w:rsidRDefault="00CF2B15">
      <w:pPr>
        <w:pStyle w:val="Bibliography"/>
      </w:pPr>
      <w:bookmarkStart w:id="237" w:name="ref-SoilTaxonomy1999"/>
      <w:bookmarkEnd w:id="236"/>
      <w:r>
        <w:t xml:space="preserve">Soil Survey Staff. 1999. </w:t>
      </w:r>
      <w:r>
        <w:rPr>
          <w:i/>
          <w:iCs/>
        </w:rPr>
        <w:t>Soil Taxonomy: A Basic System of Soil Classification for Making and Interpreting Soil Surveys, u.s. Department of Agriculture Handbook 436</w:t>
      </w:r>
      <w:r>
        <w:t>. 2nd ed. Natural Resources Conservation Service.</w:t>
      </w:r>
    </w:p>
    <w:p w14:paraId="394D4A25" w14:textId="77777777" w:rsidR="00623CAA" w:rsidRDefault="00CF2B15">
      <w:pPr>
        <w:pStyle w:val="Bibliography"/>
      </w:pPr>
      <w:bookmarkStart w:id="238" w:name="ref-aqp_pkg_manual"/>
      <w:bookmarkEnd w:id="237"/>
      <w:r>
        <w:t xml:space="preserve">———. 2022a. “Online Manual for the Aqp Package.” </w:t>
      </w:r>
      <w:hyperlink r:id="rId55">
        <w:r>
          <w:rPr>
            <w:rStyle w:val="Hyperlink"/>
          </w:rPr>
          <w:t>http://ncss-tech.github.io/aqp/</w:t>
        </w:r>
      </w:hyperlink>
      <w:r>
        <w:t>.</w:t>
      </w:r>
    </w:p>
    <w:p w14:paraId="65223FEF" w14:textId="77777777" w:rsidR="00623CAA" w:rsidRDefault="00CF2B15">
      <w:pPr>
        <w:pStyle w:val="Bibliography"/>
      </w:pPr>
      <w:bookmarkStart w:id="239" w:name="ref-ssurgo"/>
      <w:bookmarkEnd w:id="238"/>
      <w:r>
        <w:lastRenderedPageBreak/>
        <w:t xml:space="preserve">———. 2022b. “Soil Survey Geographic (SSURGO) Database.” Edited by Natural Resources Conservation Service, United States Department of Agriculture. </w:t>
      </w:r>
      <w:hyperlink r:id="rId56">
        <w:r>
          <w:rPr>
            <w:rStyle w:val="Hyperlink"/>
          </w:rPr>
          <w:t>https://sdmdataaccess.sc.egov.usda.gov/</w:t>
        </w:r>
      </w:hyperlink>
      <w:r>
        <w:t>.</w:t>
      </w:r>
    </w:p>
    <w:p w14:paraId="6DFBB380" w14:textId="77777777" w:rsidR="00623CAA" w:rsidRDefault="00CF2B15">
      <w:pPr>
        <w:pStyle w:val="Bibliography"/>
      </w:pPr>
      <w:bookmarkStart w:id="240" w:name="ref-SSTN2"/>
      <w:bookmarkEnd w:id="239"/>
      <w:r>
        <w:t xml:space="preserve">———. 2022c. “Soil Survey Technical Note 2.” Edited by Natural Resources Conservation Service, United States Department of Agriculture. </w:t>
      </w:r>
      <w:hyperlink r:id="rId57">
        <w:r>
          <w:rPr>
            <w:rStyle w:val="Hyperlink"/>
          </w:rPr>
          <w:t>https://www.nrcs.usda.gov/wps/portal/nrcs/detail/soils/ref/?cid=nrcs142p2_053569</w:t>
        </w:r>
      </w:hyperlink>
      <w:r>
        <w:t>.</w:t>
      </w:r>
    </w:p>
    <w:p w14:paraId="6C22231E" w14:textId="77777777" w:rsidR="00623CAA" w:rsidRDefault="00CF2B15">
      <w:pPr>
        <w:pStyle w:val="Bibliography"/>
      </w:pPr>
      <w:bookmarkStart w:id="241" w:name="ref-SoilSurveyManual2017"/>
      <w:bookmarkEnd w:id="240"/>
      <w:r>
        <w:t xml:space="preserve">Staff, Soil Science Division.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242" w:name="ref-Stephenson1998"/>
      <w:bookmarkEnd w:id="241"/>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243" w:name="ref-thompson1996"/>
      <w:bookmarkEnd w:id="242"/>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244" w:name="ref-Thornthwaite1948"/>
      <w:bookmarkEnd w:id="243"/>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245" w:name="ref-DAYMET"/>
      <w:bookmarkEnd w:id="244"/>
      <w:r>
        <w:t xml:space="preserve">Thornton, M. M., R. Shrestha, Y. Wei, P. E. Thornton, S. Kao, and B. E. Wilson. 2020. “Daymet: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246" w:name="ref-compositions_pkg2021"/>
      <w:bookmarkEnd w:id="245"/>
      <w:r>
        <w:t xml:space="preserve">van den Boogaart, K. Gerald, Raimon Tolosana-Delgado, and Matevz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247" w:name="ref-Rossel_et_al_2006"/>
      <w:bookmarkEnd w:id="246"/>
      <w:r>
        <w:t xml:space="preserve">Viscarra Rossel, R. A., B. Minasny, P. Roudier, and A. B. McBratney. 2006. “Colour Space Models for Soil Science.” </w:t>
      </w:r>
      <w:r>
        <w:rPr>
          <w:i/>
          <w:iCs/>
        </w:rPr>
        <w:t>Geoderma</w:t>
      </w:r>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248" w:name="ref-Wagenet1991"/>
      <w:bookmarkEnd w:id="247"/>
      <w:r>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249" w:name="ref-Wills2007"/>
      <w:bookmarkEnd w:id="248"/>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250" w:name="ref-Wysocki_et_al_2005"/>
      <w:bookmarkEnd w:id="249"/>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251" w:name="ref-Zinck_geoped2016"/>
      <w:bookmarkEnd w:id="250"/>
      <w:r>
        <w:lastRenderedPageBreak/>
        <w:t xml:space="preserve">Zinck, J. A. 2016. “The Geopedologic Approach.” In </w:t>
      </w:r>
      <w:r>
        <w:rPr>
          <w:i/>
          <w:iCs/>
        </w:rPr>
        <w:t>Geopedology</w:t>
      </w:r>
      <w:r>
        <w:t xml:space="preserve">, edited by Metternicht Zinck J. A. and H. Francisco Del Valle, 27–59. Springer International Publishing. </w:t>
      </w:r>
      <w:hyperlink r:id="rId64">
        <w:r>
          <w:rPr>
            <w:rStyle w:val="Hyperlink"/>
          </w:rPr>
          <w:t>https://doi.org/10.1007/978-3-319-19159-1_4</w:t>
        </w:r>
      </w:hyperlink>
      <w:r>
        <w:t>.</w:t>
      </w:r>
      <w:bookmarkEnd w:id="181"/>
      <w:bookmarkEnd w:id="183"/>
      <w:bookmarkEnd w:id="251"/>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Skovlin, Jay - NRCS, Missoula, MT" w:date="2022-04-06T09:16:00Z" w:initials="SJNMM">
    <w:p w14:paraId="1B953CBA" w14:textId="66A3882A" w:rsidR="002E7CA8" w:rsidRDefault="002E7CA8">
      <w:pPr>
        <w:pStyle w:val="CommentText"/>
      </w:pPr>
      <w:r>
        <w:rPr>
          <w:rStyle w:val="CommentReference"/>
        </w:rPr>
        <w:annotationRef/>
      </w:r>
      <w:r>
        <w:t>Trying to clarify these examples</w:t>
      </w:r>
    </w:p>
  </w:comment>
  <w:comment w:id="77" w:author="Skovlin, Jay - NRCS, Missoula, MT" w:date="2022-04-06T09:16:00Z" w:initials="SJNMM">
    <w:p w14:paraId="42AC4FC0" w14:textId="6E0F0A4D" w:rsidR="002E7CA8" w:rsidRDefault="002E7CA8">
      <w:pPr>
        <w:pStyle w:val="CommentText"/>
      </w:pPr>
      <w:r>
        <w:rPr>
          <w:rStyle w:val="CommentReference"/>
        </w:rPr>
        <w:annotationRef/>
      </w:r>
      <w:r>
        <w:t xml:space="preserve">General comment:  We have too many </w:t>
      </w:r>
      <w:proofErr w:type="spellStart"/>
      <w:proofErr w:type="gramStart"/>
      <w:r>
        <w:t>i.e.</w:t>
      </w:r>
      <w:proofErr w:type="gramEnd"/>
      <w:r>
        <w:t>’s</w:t>
      </w:r>
      <w:proofErr w:type="spellEnd"/>
      <w:r>
        <w:t xml:space="preserve"> and </w:t>
      </w:r>
      <w:proofErr w:type="spellStart"/>
      <w:r>
        <w:t>e.g.’s</w:t>
      </w:r>
      <w:proofErr w:type="spellEnd"/>
      <w:r>
        <w:t xml:space="preserve"> – I’ve tried to take them out where possible to reduce.  This one is probably okay to leave</w:t>
      </w:r>
    </w:p>
  </w:comment>
  <w:comment w:id="103" w:author="Skovlin, Jay - NRCS, Missoula, MT" w:date="2022-04-06T09:28:00Z" w:initials="SJNMM">
    <w:p w14:paraId="695A7E61" w14:textId="4B08CE22" w:rsidR="007A645B" w:rsidRDefault="007A645B">
      <w:pPr>
        <w:pStyle w:val="CommentText"/>
      </w:pPr>
      <w:r>
        <w:rPr>
          <w:rStyle w:val="CommentReference"/>
        </w:rPr>
        <w:annotationRef/>
      </w:r>
      <w:r>
        <w:t>What is the actual sorting in this figure</w:t>
      </w:r>
      <w:proofErr w:type="gramStart"/>
      <w:r>
        <w:t>…..</w:t>
      </w:r>
      <w:proofErr w:type="gramEnd"/>
      <w:r>
        <w:t>see conflicting comments below.</w:t>
      </w:r>
    </w:p>
  </w:comment>
  <w:comment w:id="104" w:author="Skovlin, Jay - NRCS, Missoula, MT" w:date="2022-04-06T09:28:00Z" w:initials="SJNMM">
    <w:p w14:paraId="5911985E" w14:textId="1B0258D6" w:rsidR="007A645B" w:rsidRDefault="007A645B">
      <w:pPr>
        <w:pStyle w:val="CommentText"/>
      </w:pPr>
      <w:r>
        <w:rPr>
          <w:rStyle w:val="CommentReference"/>
        </w:rPr>
        <w:annotationRef/>
      </w:r>
      <w:r>
        <w:t>Is this the sorting?</w:t>
      </w:r>
    </w:p>
  </w:comment>
  <w:comment w:id="105" w:author="Skovlin, Jay - NRCS, Missoula, MT" w:date="2022-04-06T09:29:00Z" w:initials="SJNMM">
    <w:p w14:paraId="5B105363" w14:textId="3546F03C" w:rsidR="007A645B" w:rsidRDefault="007A645B">
      <w:pPr>
        <w:pStyle w:val="CommentText"/>
      </w:pPr>
      <w:r>
        <w:rPr>
          <w:rStyle w:val="CommentReference"/>
        </w:rPr>
        <w:annotationRef/>
      </w:r>
      <w:r>
        <w:t>Or is this the sorting – remove one or the other.  A simple sort might be a better example than a more complicated one….</w:t>
      </w:r>
    </w:p>
  </w:comment>
  <w:comment w:id="107" w:author="Skovlin, Jay - NRCS, Missoula, MT" w:date="2022-04-06T09:26:00Z" w:initials="SJNMM">
    <w:p w14:paraId="5315EBB8" w14:textId="7CA49D85" w:rsidR="007A645B" w:rsidRDefault="007A645B">
      <w:pPr>
        <w:pStyle w:val="CommentText"/>
      </w:pPr>
      <w:r>
        <w:rPr>
          <w:rStyle w:val="CommentReference"/>
        </w:rPr>
        <w:annotationRef/>
      </w:r>
      <w:r>
        <w:t>Should we be more specific here</w:t>
      </w:r>
      <w:proofErr w:type="gramStart"/>
      <w:r>
        <w:t>….about</w:t>
      </w:r>
      <w:proofErr w:type="gramEnd"/>
      <w:r>
        <w:t xml:space="preserve"> what a change of support means for </w:t>
      </w:r>
      <w:proofErr w:type="spellStart"/>
      <w:r>
        <w:t>pedon</w:t>
      </w:r>
      <w:proofErr w:type="spellEnd"/>
      <w:r>
        <w:t xml:space="preserve"> data as opposed to other kinds of data.</w:t>
      </w:r>
    </w:p>
  </w:comment>
  <w:comment w:id="127" w:author="Skovlin, Jay - NRCS, Missoula, MT" w:date="2022-04-06T09:34:00Z" w:initials="SJNMM">
    <w:p w14:paraId="3EC7DBA7" w14:textId="7F580FAA" w:rsidR="006C20EE" w:rsidRDefault="006C20EE">
      <w:pPr>
        <w:pStyle w:val="CommentText"/>
      </w:pPr>
      <w:r>
        <w:rPr>
          <w:rStyle w:val="CommentReference"/>
        </w:rPr>
        <w:annotationRef/>
      </w:r>
      <w:r>
        <w:t>Change in depth support?</w:t>
      </w:r>
    </w:p>
  </w:comment>
  <w:comment w:id="139" w:author="Skovlin, Jay - NRCS, Missoula, MT" w:date="2022-04-06T09:39:00Z" w:initials="SJNMM">
    <w:p w14:paraId="045F733C" w14:textId="3C9D1908" w:rsidR="006C20EE" w:rsidRDefault="006C20EE">
      <w:pPr>
        <w:pStyle w:val="CommentText"/>
      </w:pPr>
      <w:r>
        <w:rPr>
          <w:rStyle w:val="CommentReference"/>
        </w:rPr>
        <w:annotationRef/>
      </w:r>
      <w:r>
        <w:t>Sounds funny?</w:t>
      </w:r>
    </w:p>
  </w:comment>
  <w:comment w:id="144" w:author="Skovlin, Jay - NRCS, Missoula, MT" w:date="2022-04-06T09:46:00Z" w:initials="SJNMM">
    <w:p w14:paraId="175792FB" w14:textId="4AADD650" w:rsidR="003B7B32" w:rsidRDefault="003B7B32">
      <w:pPr>
        <w:pStyle w:val="CommentText"/>
      </w:pPr>
      <w:r>
        <w:rPr>
          <w:rStyle w:val="CommentReference"/>
        </w:rPr>
        <w:annotationRef/>
      </w:r>
      <w:r>
        <w:t>Might trim out this figure reference since it was already referenced above….</w:t>
      </w:r>
    </w:p>
  </w:comment>
  <w:comment w:id="179" w:author="Skovlin, Jay - NRCS, Missoula, MT" w:date="2022-04-06T08:30:00Z" w:initials="SJNMM">
    <w:p w14:paraId="24C01DE7" w14:textId="2DACB218" w:rsidR="009F3CF4" w:rsidRDefault="009F3CF4">
      <w:pPr>
        <w:pStyle w:val="CommentText"/>
      </w:pPr>
      <w:r>
        <w:rPr>
          <w:rStyle w:val="CommentReference"/>
        </w:rPr>
        <w:annotationRef/>
      </w:r>
      <w:r>
        <w:t>I’m not in love with this as a final sentence….it is kind of a laundry list.  We need something with more punch to end with.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953CBA" w15:done="0"/>
  <w15:commentEx w15:paraId="42AC4FC0" w15:done="0"/>
  <w15:commentEx w15:paraId="695A7E61" w15:done="0"/>
  <w15:commentEx w15:paraId="5911985E" w15:done="0"/>
  <w15:commentEx w15:paraId="5B105363" w15:done="0"/>
  <w15:commentEx w15:paraId="5315EBB8" w15:done="0"/>
  <w15:commentEx w15:paraId="3EC7DBA7" w15:done="0"/>
  <w15:commentEx w15:paraId="045F733C" w15:done="0"/>
  <w15:commentEx w15:paraId="175792FB" w15:done="0"/>
  <w15:commentEx w15:paraId="24C01D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D8EC" w16cex:dateUtc="2022-04-06T15:16:00Z"/>
  <w16cex:commentExtensible w16cex:durableId="25F7D906" w16cex:dateUtc="2022-04-06T15:16:00Z"/>
  <w16cex:commentExtensible w16cex:durableId="25F7DBC6" w16cex:dateUtc="2022-04-06T15:28:00Z"/>
  <w16cex:commentExtensible w16cex:durableId="25F7DBB4" w16cex:dateUtc="2022-04-06T15:28:00Z"/>
  <w16cex:commentExtensible w16cex:durableId="25F7DC08" w16cex:dateUtc="2022-04-06T15:29:00Z"/>
  <w16cex:commentExtensible w16cex:durableId="25F7DB5F" w16cex:dateUtc="2022-04-06T15:26:00Z"/>
  <w16cex:commentExtensible w16cex:durableId="25F7DD20" w16cex:dateUtc="2022-04-06T15:34:00Z"/>
  <w16cex:commentExtensible w16cex:durableId="25F7DE4C" w16cex:dateUtc="2022-04-06T15:39:00Z"/>
  <w16cex:commentExtensible w16cex:durableId="25F7E00A" w16cex:dateUtc="2022-04-06T15:46:00Z"/>
  <w16cex:commentExtensible w16cex:durableId="25F7CE2C" w16cex:dateUtc="2022-04-06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953CBA" w16cid:durableId="25F7D8EC"/>
  <w16cid:commentId w16cid:paraId="42AC4FC0" w16cid:durableId="25F7D906"/>
  <w16cid:commentId w16cid:paraId="695A7E61" w16cid:durableId="25F7DBC6"/>
  <w16cid:commentId w16cid:paraId="5911985E" w16cid:durableId="25F7DBB4"/>
  <w16cid:commentId w16cid:paraId="5B105363" w16cid:durableId="25F7DC08"/>
  <w16cid:commentId w16cid:paraId="5315EBB8" w16cid:durableId="25F7DB5F"/>
  <w16cid:commentId w16cid:paraId="3EC7DBA7" w16cid:durableId="25F7DD20"/>
  <w16cid:commentId w16cid:paraId="045F733C" w16cid:durableId="25F7DE4C"/>
  <w16cid:commentId w16cid:paraId="175792FB" w16cid:durableId="25F7E00A"/>
  <w16cid:commentId w16cid:paraId="24C01DE7" w16cid:durableId="25F7CE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83B72" w14:textId="77777777" w:rsidR="004131C2" w:rsidRDefault="004131C2">
      <w:pPr>
        <w:spacing w:after="0"/>
      </w:pPr>
      <w:r>
        <w:separator/>
      </w:r>
    </w:p>
  </w:endnote>
  <w:endnote w:type="continuationSeparator" w:id="0">
    <w:p w14:paraId="39346142" w14:textId="77777777" w:rsidR="004131C2" w:rsidRDefault="004131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F203D" w14:textId="77777777" w:rsidR="004131C2" w:rsidRDefault="004131C2">
      <w:r>
        <w:separator/>
      </w:r>
    </w:p>
  </w:footnote>
  <w:footnote w:type="continuationSeparator" w:id="0">
    <w:p w14:paraId="3207C5A4" w14:textId="77777777" w:rsidR="004131C2" w:rsidRDefault="004131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kovlin, Jay - NRCS, Missoula, MT">
    <w15:presenceInfo w15:providerId="AD" w15:userId="S::jay.skovlin@usda.gov::1f6c0fa2-d7e8-455f-b79d-b66ec97069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1E7781"/>
    <w:rsid w:val="001F5826"/>
    <w:rsid w:val="00221766"/>
    <w:rsid w:val="002D3E32"/>
    <w:rsid w:val="002E1C6D"/>
    <w:rsid w:val="002E7CA8"/>
    <w:rsid w:val="00304C0A"/>
    <w:rsid w:val="0031333D"/>
    <w:rsid w:val="003B00B9"/>
    <w:rsid w:val="003B7B32"/>
    <w:rsid w:val="003C6F39"/>
    <w:rsid w:val="004131C2"/>
    <w:rsid w:val="004668E9"/>
    <w:rsid w:val="0049479B"/>
    <w:rsid w:val="004B18D7"/>
    <w:rsid w:val="004C3883"/>
    <w:rsid w:val="004C7BCE"/>
    <w:rsid w:val="004E29B3"/>
    <w:rsid w:val="00590D07"/>
    <w:rsid w:val="00623CAA"/>
    <w:rsid w:val="006347BF"/>
    <w:rsid w:val="00647140"/>
    <w:rsid w:val="006C20EE"/>
    <w:rsid w:val="00784D58"/>
    <w:rsid w:val="007A645B"/>
    <w:rsid w:val="007D2092"/>
    <w:rsid w:val="00807ECE"/>
    <w:rsid w:val="00830CD5"/>
    <w:rsid w:val="00851878"/>
    <w:rsid w:val="008D436E"/>
    <w:rsid w:val="008D6863"/>
    <w:rsid w:val="008F38C6"/>
    <w:rsid w:val="00987434"/>
    <w:rsid w:val="009F3CF4"/>
    <w:rsid w:val="00A505CB"/>
    <w:rsid w:val="00A62863"/>
    <w:rsid w:val="00A76FA4"/>
    <w:rsid w:val="00A834E9"/>
    <w:rsid w:val="00AF6967"/>
    <w:rsid w:val="00B52247"/>
    <w:rsid w:val="00B86B75"/>
    <w:rsid w:val="00B96797"/>
    <w:rsid w:val="00BA4315"/>
    <w:rsid w:val="00BA710F"/>
    <w:rsid w:val="00BB1787"/>
    <w:rsid w:val="00BC48D5"/>
    <w:rsid w:val="00BC5BE1"/>
    <w:rsid w:val="00BF4952"/>
    <w:rsid w:val="00C243FC"/>
    <w:rsid w:val="00C36279"/>
    <w:rsid w:val="00C9747C"/>
    <w:rsid w:val="00CF2B15"/>
    <w:rsid w:val="00D23B71"/>
    <w:rsid w:val="00D6750A"/>
    <w:rsid w:val="00D678EA"/>
    <w:rsid w:val="00DC311A"/>
    <w:rsid w:val="00E315A3"/>
    <w:rsid w:val="00E5791B"/>
    <w:rsid w:val="00EF380B"/>
    <w:rsid w:val="00F32A7D"/>
    <w:rsid w:val="00F606B3"/>
    <w:rsid w:val="00FB2DF2"/>
    <w:rsid w:val="00FD66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openxmlformats.org/officeDocument/2006/relationships/image" Target="media/image10.pn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image" Target="media/image1.png"/><Relationship Id="rId51" Type="http://schemas.openxmlformats.org/officeDocument/2006/relationships/hyperlink" Target="http://www.R-project.org/"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25</Pages>
  <Words>9036</Words>
  <Characters>51509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Skovlin, Jay - NRCS, Missoula, MT</cp:lastModifiedBy>
  <cp:revision>29</cp:revision>
  <dcterms:created xsi:type="dcterms:W3CDTF">2022-03-18T17:16:00Z</dcterms:created>
  <dcterms:modified xsi:type="dcterms:W3CDTF">2022-04-06T16:00:00Z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