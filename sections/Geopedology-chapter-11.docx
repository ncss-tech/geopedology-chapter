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5B6A9CE7" w:rsidR="00623CAA" w:rsidRDefault="00CF2B15">
      <w:pPr>
        <w:pStyle w:val="FirstParagraph"/>
      </w:pPr>
      <w:r>
        <w:t xml:space="preserve">The Algorithms for Quantitative Pedology (AQP) project </w:t>
      </w:r>
      <w:r w:rsidR="00A505CB">
        <w:t xml:space="preserve">consists of </w:t>
      </w:r>
      <w:r>
        <w:t>a suite of packages for the</w:t>
      </w:r>
      <w:r w:rsidRPr="00F32A7D">
        <w:rPr>
          <w:b/>
          <w:bCs/>
        </w:rPr>
        <w:t xml:space="preserve"> R </w:t>
      </w:r>
      <w:r>
        <w:t>programming language that simplify quantitative analysis of soil profile data. The “aqp” package provides a vocabulary (functions and data structures) tailored to the complexity of soil profile information. The “soilDB” package provides interfaces to databases and web services</w:t>
      </w:r>
      <w:r w:rsidR="00A505CB">
        <w:t xml:space="preserve">, </w:t>
      </w:r>
      <w:r>
        <w:t>leveraging the “aqp” vocabulary. The “sharpshootR”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r w:rsidR="00AC171E">
        <w:t>widely used</w:t>
      </w:r>
      <w:r>
        <w:t xml:space="preserve"> tools such as SoilWeb.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4C9D44EE" w14:textId="37E173E9" w:rsidR="00A505CB" w:rsidRDefault="00A505CB" w:rsidP="002E6C98">
      <w:pPr>
        <w:pStyle w:val="BodyText"/>
      </w:pPr>
      <w:r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geopedology (Zinck 2016), emphasizes the need for clear relationships between soil parent materials and geomorphic concepts. Soil is the dynamic interface connecting the biosphere and the lithosphere (Wysocki, Schoeneberger, and LaGarry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originate. While soil survey has historically been grounded in a soil-landscape paradigm (Hudson, 1992), geopedologic concepts aim to further integrate geomorphic concepts with soil survey information for broader application within the earth science community.</w:t>
      </w:r>
    </w:p>
    <w:p w14:paraId="59C89251" w14:textId="69CFCF6D" w:rsidR="002E1C6D" w:rsidRPr="002E1C6D" w:rsidRDefault="00CF2B15" w:rsidP="002E1C6D">
      <w:pPr>
        <w:pStyle w:val="FirstParagraph"/>
      </w:pPr>
      <w:r>
        <w:t xml:space="preserve">Data alone cannot support decisions, generate useful conclusions, or convey embedded relationships without thoughtful analysis and processing. The </w:t>
      </w:r>
      <w:r w:rsidR="00AC171E">
        <w:t>wide array</w:t>
      </w:r>
      <w:r>
        <w:t xml:space="preserve">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67668E9A" w:rsidR="00623CAA" w:rsidRDefault="00CF2B15">
      <w:pPr>
        <w:pStyle w:val="BodyText"/>
      </w:pPr>
      <w:r>
        <w:t xml:space="preserve">The Algorithms for Quantitative Pedology (AQP) project is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r w:rsidR="00AC171E">
        <w:t>loosely coordinated</w:t>
      </w:r>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w:t>
      </w:r>
      <w:r>
        <w:lastRenderedPageBreak/>
        <w:t xml:space="preserve">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to CRAN in May of </w:t>
      </w:r>
      <w:r w:rsidR="002E6C98">
        <w:t>2010</w:t>
      </w:r>
      <w:r>
        <w:t>; with a name and core functionality inspired by the concept of “quantitative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6918CC33" w:rsidR="00623CAA" w:rsidRDefault="00CF2B15">
      <w:pPr>
        <w:pStyle w:val="BodyText"/>
      </w:pPr>
      <w:r>
        <w:t xml:space="preserve">As functionality evolved, </w:t>
      </w:r>
      <w:r w:rsidR="00221766">
        <w:t xml:space="preserve">the </w:t>
      </w:r>
      <w:r w:rsidR="00AC08D3" w:rsidRPr="00AC171E">
        <w:rPr>
          <w:i/>
          <w:iCs/>
        </w:rPr>
        <w:t>aqp</w:t>
      </w:r>
      <w:r w:rsidR="00AC08D3">
        <w:t xml:space="preserve"> </w:t>
      </w:r>
      <w:r w:rsidR="00221766">
        <w:t xml:space="preserve">package </w:t>
      </w:r>
      <w:r>
        <w:t xml:space="preserve">was split into three main categories </w:t>
      </w:r>
      <w:r w:rsidR="009F3CF4">
        <w:t>which became</w:t>
      </w:r>
      <w:r>
        <w:t>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 Nicolae, and François 2021; </w:t>
      </w:r>
      <w:r w:rsidR="002E6C98">
        <w:t>Zeileis</w:t>
      </w:r>
      <w:r>
        <w:t xml:space="preserve"> et al. 2020), numerical classification (Maechler et al. 2021), </w:t>
      </w:r>
      <w:r w:rsidR="00221766">
        <w:t xml:space="preserve">and </w:t>
      </w:r>
      <w:r>
        <w:t>methods for compositional data (e.g.</w:t>
      </w:r>
      <w:r w:rsidR="00D6750A">
        <w:t>,</w:t>
      </w:r>
      <w:r>
        <w:t> sand, silt, and clay content) (Moeys 2018; van den Boogaart, Tolosana-Delgado, and Bren 2021)</w:t>
      </w:r>
      <w:r w:rsidR="00221766">
        <w:t>,</w:t>
      </w:r>
      <w:r>
        <w:t xml:space="preserve"> 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77DA1AEB"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t>
      </w:r>
      <w:r w:rsidR="00AC171E">
        <w:t>widely used</w:t>
      </w:r>
      <w:r>
        <w:t xml:space="preserve">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6432BED"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ins w:id="4" w:author="Beaudette, Dylan - NRCS, Sonora, CA" w:date="2022-04-07T20:10:00Z">
        <w:r w:rsidR="00995776">
          <w:t xml:space="preserve"> (left)</w:t>
        </w:r>
      </w:ins>
      <w:r w:rsidR="00221766" w:rsidRPr="00221766">
        <w:t xml:space="preserve"> </w:t>
      </w:r>
      <w:r w:rsidR="00221766">
        <w:t>and associated representative landscape</w:t>
      </w:r>
      <w:ins w:id="5" w:author="Beaudette, Dylan - NRCS, Sonora, CA" w:date="2022-04-07T20:10:00Z">
        <w:r w:rsidR="00995776">
          <w:t xml:space="preserve"> (right)</w:t>
        </w:r>
      </w:ins>
      <w:r>
        <w:t>. Soil profile photo: Satchel Gaddie, landscape photo: Jayme LeBrun.</w:t>
      </w:r>
    </w:p>
    <w:p w14:paraId="1536C216" w14:textId="19A16E16" w:rsidR="00623CAA" w:rsidRDefault="00CF2B15">
      <w:pPr>
        <w:pStyle w:val="BodyText"/>
      </w:pPr>
      <w:r>
        <w:t>A curated set of soil morphologic and laboratory characterization data correlated to the Clarksville soil series (Loamy-skeletal, siliceous, semiactive, mesic Typic Paleudults)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3C4CEEF2"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calcium and magnesium (Kabrick et al. 2011; Gurbir Singh and Kabrick 2015). Morphology of Clarksville soils commonly include soil textures high in silt with thick accumulations of translocated clay at depth. Although soils are generally high in rock fragments, silt-rich soil textures dominate surface soil horizons due the influence of </w:t>
      </w:r>
      <w:r w:rsidR="00AC171E">
        <w:t>wind-blown</w:t>
      </w:r>
      <w:r w:rsidR="00CF2B15">
        <w:t xml:space="preserve"> loess parent material. These landscapes support a mixed forest of black oak (</w:t>
      </w:r>
      <w:r w:rsidR="00CF2B15">
        <w:rPr>
          <w:i/>
          <w:iCs/>
        </w:rPr>
        <w:t>Q. velutina</w:t>
      </w:r>
      <w:r w:rsidR="00CF2B15">
        <w:t xml:space="preserve"> Lam.), white oak (</w:t>
      </w:r>
      <w:r w:rsidR="00CF2B15">
        <w:rPr>
          <w:i/>
          <w:iCs/>
        </w:rPr>
        <w:t>Quercus alba</w:t>
      </w:r>
      <w:r w:rsidR="00CF2B15">
        <w:t xml:space="preserve"> L.), blackjack oak (</w:t>
      </w:r>
      <w:r w:rsidR="00CF2B15">
        <w:rPr>
          <w:i/>
          <w:iCs/>
        </w:rPr>
        <w:t>Q. marilandica</w:t>
      </w:r>
      <w:r w:rsidR="00CF2B15">
        <w:t xml:space="preserve"> Muench.), post oak (</w:t>
      </w:r>
      <w:r w:rsidR="00CF2B15">
        <w:rPr>
          <w:i/>
          <w:iCs/>
        </w:rPr>
        <w:t>Q. stellata</w:t>
      </w:r>
      <w:r w:rsidR="00CF2B15">
        <w:t xml:space="preserve"> Wangenh.), shortleaf pine (</w:t>
      </w:r>
      <w:r w:rsidR="00CF2B15">
        <w:rPr>
          <w:i/>
          <w:iCs/>
        </w:rPr>
        <w:t>Pinus echinata</w:t>
      </w:r>
      <w:r w:rsidR="00CF2B15">
        <w:t xml:space="preserve"> Mill.), black hickory (</w:t>
      </w:r>
      <w:r w:rsidR="00CF2B15">
        <w:rPr>
          <w:i/>
          <w:iCs/>
        </w:rPr>
        <w:t>Carya texana</w:t>
      </w:r>
      <w:r w:rsidR="00CF2B15">
        <w:t xml:space="preserve"> Buckl.), red maple (</w:t>
      </w:r>
      <w:r w:rsidR="00CF2B15">
        <w:rPr>
          <w:i/>
          <w:iCs/>
        </w:rPr>
        <w:t>A. rubrum</w:t>
      </w:r>
      <w:r w:rsidR="00CF2B15">
        <w:t xml:space="preserve"> L.), and dogwood (</w:t>
      </w:r>
      <w:r w:rsidR="00CF2B15">
        <w:rPr>
          <w:i/>
          <w:iCs/>
        </w:rPr>
        <w:t>Cornus florida</w:t>
      </w:r>
      <w:r w:rsidR="00CF2B15">
        <w:t xml:space="preserve"> L.).</w:t>
      </w:r>
    </w:p>
    <w:p w14:paraId="25D521AD" w14:textId="58A8A2BC" w:rsidR="00623CAA" w:rsidRDefault="00807ECE">
      <w:pPr>
        <w:pStyle w:val="Heading2"/>
      </w:pPr>
      <w:bookmarkStart w:id="6"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7FF5DEF0"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w:t>
      </w:r>
      <w:r w:rsidR="00AC171E">
        <w:t xml:space="preserve">which attempts </w:t>
      </w:r>
      <w:r>
        <w:t xml:space="preserve">to capture this complexity and </w:t>
      </w:r>
      <w:r w:rsidR="00AC171E">
        <w:t xml:space="preserve">is </w:t>
      </w:r>
      <w:r>
        <w:t xml:space="preserve">designed to coordinate linkages between those elements. </w:t>
      </w:r>
      <w:r w:rsidR="00D23B71">
        <w:t>Functions</w:t>
      </w:r>
      <w:r>
        <w:t xml:space="preserve"> operating on the </w:t>
      </w:r>
      <w:ins w:id="7" w:author="Beaudette, Dylan - NRCS, Sonora, CA" w:date="2022-04-07T20:12:00Z">
        <w:r w:rsidR="00EF3661">
          <w:rPr>
            <w:rStyle w:val="VerbatimChar"/>
          </w:rPr>
          <w:t>SoilProfileCollection</w:t>
        </w:r>
      </w:ins>
      <w:del w:id="8" w:author="Beaudette, Dylan - NRCS, Sonora, CA" w:date="2022-04-07T20:12:00Z">
        <w:r w:rsidDel="00EF3661">
          <w:delText>SPC</w:delText>
        </w:r>
      </w:del>
      <w:r>
        <w:t xml:space="preserve"> include special constraints to ensure linkages aren’t broken during routine operations such as editing, sub-setting, or combining collections.</w:t>
      </w:r>
    </w:p>
    <w:p w14:paraId="65E20DC8" w14:textId="5907B1CE"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w:t>
      </w:r>
      <w:ins w:id="9" w:author="Beaudette, Dylan - NRCS, Sonora, CA" w:date="2022-04-07T20:12:00Z">
        <w:r w:rsidR="00EF3661">
          <w:rPr>
            <w:rStyle w:val="VerbatimChar"/>
          </w:rPr>
          <w:t>SoilProfileCollection</w:t>
        </w:r>
      </w:ins>
      <w:del w:id="10" w:author="Beaudette, Dylan - NRCS, Sonora, CA" w:date="2022-04-07T20:12:00Z">
        <w:r w:rsidDel="00EF3661">
          <w:delText>SPC</w:delText>
        </w:r>
      </w:del>
      <w:r>
        <w:t xml:space="preserve"> structure provides a means of storing user-defined metadata such as units of measure, horizon designation column name, data source, and data citation. </w:t>
      </w:r>
      <w:r w:rsidR="00221766">
        <w:t>The</w:t>
      </w:r>
      <w:r>
        <w:t xml:space="preserve"> </w:t>
      </w:r>
      <w:r>
        <w:rPr>
          <w:rStyle w:val="VerbatimChar"/>
        </w:rPr>
        <w:t>SoilProfileCollection</w:t>
      </w:r>
      <w:r>
        <w:t xml:space="preserve"> object was designed with data analysis in mind; as compared to other (more complex) data structures used for archival purposes, such as those used within the USDA-NRCS National Soil Information System (NASIS).</w:t>
      </w:r>
    </w:p>
    <w:p w14:paraId="2C379696" w14:textId="4A20CBE5" w:rsidR="00623CAA" w:rsidRDefault="00221766">
      <w:pPr>
        <w:pStyle w:val="BodyText"/>
      </w:pPr>
      <w:r w:rsidRPr="00221766">
        <w:t xml:space="preserve">Of primary importance are the horizon data, or the layers that comprise the profiles in the collection.  </w:t>
      </w:r>
      <w:r w:rsidR="00CF2B15">
        <w:t xml:space="preserve">The </w:t>
      </w:r>
      <w:r w:rsidR="00CF2B15">
        <w:rPr>
          <w:rStyle w:val="VerbatimChar"/>
        </w:rPr>
        <w:t>SoilProfileCollection</w:t>
      </w:r>
      <w:r w:rsidR="00CF2B15">
        <w:t xml:space="preserve"> is “horizon data forward,” in that a user starts with a table of horizon data</w:t>
      </w:r>
      <w:r w:rsidR="00D23B71">
        <w:t>. E</w:t>
      </w:r>
      <w:r w:rsidR="00CF2B15">
        <w:t xml:space="preserve">ach </w:t>
      </w:r>
      <w:r w:rsidR="00D23B71">
        <w:t xml:space="preserve">horizon </w:t>
      </w:r>
      <w:r w:rsidR="00CF2B15">
        <w:t xml:space="preserve">record must have an upper and lower boundary, a unique ID linking to a single soil profile observation, and any other observed or measured properties. There are no set limits on the number of horizons per profile, or profiles per collection, </w:t>
      </w:r>
      <w:r w:rsidR="00AC171E">
        <w:t>but</w:t>
      </w:r>
      <w:r w:rsidR="00CF2B15">
        <w:t xml:space="preserve">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bookmarkStart w:id="11" w:name="_Hlk99974093"/>
      <w:r>
        <w:rPr>
          <w:rStyle w:val="VerbatimChar"/>
        </w:rPr>
        <w:t>data.frame</w:t>
      </w:r>
      <w:r>
        <w:t xml:space="preserve"> </w:t>
      </w:r>
      <w:bookmarkEnd w:id="11"/>
      <w:r>
        <w:t xml:space="preserve">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 can be used as input. Promoting a</w:t>
      </w:r>
      <w:r w:rsidR="00D23B71">
        <w:t xml:space="preserve"> </w:t>
      </w:r>
      <w:r w:rsidR="00D23B71" w:rsidRPr="00D23B71">
        <w:rPr>
          <w:rFonts w:ascii="Consolas" w:hAnsi="Consolas"/>
          <w:sz w:val="22"/>
          <w:shd w:val="clear" w:color="auto" w:fill="F8F8F8"/>
        </w:rPr>
        <w:t>data.frame</w:t>
      </w:r>
      <w:r w:rsidR="00D23B71">
        <w:rPr>
          <w:rFonts w:ascii="Consolas" w:hAnsi="Consolas"/>
          <w:sz w:val="22"/>
          <w:shd w:val="clear" w:color="auto" w:fill="F8F8F8"/>
        </w:rPr>
        <w:t xml:space="preserve"> to</w:t>
      </w:r>
      <w:r>
        <w:t xml:space="preserve"> </w:t>
      </w:r>
      <w:r>
        <w:rPr>
          <w:rStyle w:val="VerbatimChar"/>
        </w:rPr>
        <w:t>SoilProfileCollection</w:t>
      </w:r>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110E1234"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left and right</w:t>
      </w:r>
      <w:r w:rsidR="00AC171E">
        <w:t>-</w:t>
      </w:r>
      <w:r>
        <w:t xml:space="preserve">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w:t>
      </w:r>
      <w:r w:rsidRPr="00DC311A">
        <w:rPr>
          <w:b/>
          <w:bCs/>
        </w:rPr>
        <w:t xml:space="preserve"> R </w:t>
      </w:r>
      <w:r>
        <w:t xml:space="preserve">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2AEF28D7" w:rsidR="00623CAA" w:rsidRDefault="00807ECE">
      <w:pPr>
        <w:pStyle w:val="Heading3"/>
      </w:pPr>
      <w:bookmarkStart w:id="12" w:name="subsetting"/>
      <w:r>
        <w:rPr>
          <w:rStyle w:val="SectionNumber"/>
        </w:rPr>
        <w:t>1</w:t>
      </w:r>
      <w:r w:rsidR="00CF2B15">
        <w:rPr>
          <w:rStyle w:val="SectionNumber"/>
        </w:rPr>
        <w:t>1.2.1</w:t>
      </w:r>
      <w:r w:rsidR="00CF2B15">
        <w:tab/>
        <w:t>Subsetting</w:t>
      </w:r>
    </w:p>
    <w:p w14:paraId="76DD3EC8" w14:textId="395259D1" w:rsidR="00623CAA" w:rsidRDefault="00CF2B15">
      <w:pPr>
        <w:pStyle w:val="FirstParagraph"/>
      </w:pPr>
      <w:r>
        <w:t xml:space="preserve">The “bracket” methods are one of the primary ways that objects in </w:t>
      </w:r>
      <w:r>
        <w:rPr>
          <w:b/>
          <w:bCs/>
        </w:rPr>
        <w:t>R</w:t>
      </w:r>
      <w:r>
        <w:t xml:space="preserve"> are subset by rows and columns (e.g.</w:t>
      </w:r>
      <w:r w:rsidR="00D23B71">
        <w:t>,</w:t>
      </w:r>
      <w:r>
        <w:t> </w:t>
      </w:r>
      <w:r>
        <w:rPr>
          <w:rStyle w:val="VerbatimChar"/>
        </w:rPr>
        <w:t>data.frame</w:t>
      </w:r>
      <w:r>
        <w:t>) or element (e.g.</w:t>
      </w:r>
      <w:r w:rsidR="00D23B71">
        <w:t>,</w:t>
      </w:r>
      <w:r>
        <w:t>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r>
        <w:rPr>
          <w:rStyle w:val="VerbatimChar"/>
        </w:rPr>
        <w:t>SoilProfileCollection</w:t>
      </w:r>
      <w:r>
        <w:t xml:space="preserve"> bracket method is: </w:t>
      </w:r>
      <w:r>
        <w:rPr>
          <w:rStyle w:val="VerbatimChar"/>
        </w:rPr>
        <w:t>x[i,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r>
        <w:rPr>
          <w:rStyle w:val="VerbatimChar"/>
        </w:rPr>
        <w:t>x[1:2,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03A4A4EF" w:rsidR="00623CAA" w:rsidRDefault="00CF2B15">
      <w:pPr>
        <w:pStyle w:val="ImageCaption"/>
      </w:pPr>
      <w:r>
        <w:t xml:space="preserve">Figure </w:t>
      </w:r>
      <w:r w:rsidR="00807ECE">
        <w:t>1</w:t>
      </w:r>
      <w:r>
        <w:t>1.2: Five soil profiles correlated to the Clarksville soil series (A)</w:t>
      </w:r>
      <w:r w:rsidR="00A505CB">
        <w:t>.</w:t>
      </w:r>
      <w:r>
        <w:t xml:space="preserve"> </w:t>
      </w:r>
      <w:r w:rsidR="00A505CB">
        <w:t>E</w:t>
      </w:r>
      <w:r>
        <w:t>xamples of bracket methods for subsetting profiles, sequences of horizons and top or bottom horizons (B).</w:t>
      </w:r>
    </w:p>
    <w:p w14:paraId="422FC239" w14:textId="380BF3DC"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w:t>
      </w:r>
      <w:r w:rsidR="00AC171E">
        <w:t>horizons and</w:t>
      </w:r>
      <w:r>
        <w:t xml:space="preserve"> return the part of the collection adjacent to the match (above or below respectively).</w:t>
      </w:r>
      <w:r w:rsidR="00FD66D2">
        <w:t xml:space="preserve"> The</w:t>
      </w:r>
      <w:r>
        <w:t xml:space="preserve"> </w:t>
      </w:r>
      <w:r>
        <w:rPr>
          <w:rStyle w:val="VerbatimChar"/>
        </w:rPr>
        <w:t>hzOffset()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544439F9" w:rsidR="00623CAA" w:rsidRDefault="00CF2B15">
      <w:pPr>
        <w:pStyle w:val="BodyText"/>
      </w:pPr>
      <w:r>
        <w:t xml:space="preserve">Common querying operations with criteria in the form of logical expressions can be used to subset profiles or horizons in a collection that meet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r>
        <w:rPr>
          <w:rStyle w:val="VerbatimChar"/>
        </w:rPr>
        <w:t>subset()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r>
        <w:rPr>
          <w:rStyle w:val="VerbatimChar"/>
        </w:rPr>
        <w:t>subsetHz()</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r>
        <w:rPr>
          <w:rStyle w:val="VerbatimChar"/>
        </w:rPr>
        <w:t>glom()</w:t>
      </w:r>
      <w:r>
        <w:t xml:space="preserve"> and truncation to that interval via </w:t>
      </w:r>
      <w:r>
        <w:rPr>
          <w:rStyle w:val="VerbatimChar"/>
        </w:rPr>
        <w:t>trunc()</w:t>
      </w:r>
      <w:r>
        <w:t>.</w:t>
      </w:r>
    </w:p>
    <w:p w14:paraId="7C8754AE" w14:textId="72E1579C"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r w:rsidR="00A505CB">
        <w:t>The</w:t>
      </w:r>
      <w:r w:rsidR="00A505CB" w:rsidRPr="00A505CB">
        <w:t xml:space="preserve"> </w:t>
      </w:r>
      <w:r w:rsidR="00A505CB">
        <w:rPr>
          <w:rStyle w:val="VerbatimChar"/>
        </w:rPr>
        <w:t>glom()</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5AC88B31"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r>
        <w:rPr>
          <w:rStyle w:val="VerbatimChar"/>
        </w:rPr>
        <w:t>SoilProfileCollection</w:t>
      </w:r>
      <w:r>
        <w:t xml:space="preserve"> (Figure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r w:rsidR="00FD66D2">
        <w:rPr>
          <w:rStyle w:val="VerbatimChar"/>
        </w:rPr>
        <w:t>trunc()</w:t>
      </w:r>
      <w:ins w:id="13" w:author="Beaudette, Dylan - NRCS, Sonora, CA" w:date="2022-04-07T20:13:00Z">
        <w:r w:rsidR="00F8269F" w:rsidRPr="00F8269F">
          <w:rPr>
            <w:rStyle w:val="VerbatimChar"/>
            <w:rFonts w:asciiTheme="minorHAnsi" w:hAnsiTheme="minorHAnsi" w:cstheme="majorHAnsi"/>
            <w:rPrChange w:id="14" w:author="Beaudette, Dylan - NRCS, Sonora, CA" w:date="2022-04-07T20:13:00Z">
              <w:rPr>
                <w:rStyle w:val="VerbatimChar"/>
              </w:rPr>
            </w:rPrChange>
          </w:rPr>
          <w:t>,</w:t>
        </w:r>
      </w:ins>
      <w:r w:rsidR="00FD66D2">
        <w:t xml:space="preserve"> </w:t>
      </w:r>
      <w:r>
        <w:t xml:space="preserve">and </w:t>
      </w:r>
      <w:del w:id="15" w:author="Beaudette, Dylan - NRCS, Sonora, CA" w:date="2022-04-07T20:50:00Z">
        <w:r w:rsidDel="00CB73C8">
          <w:delText xml:space="preserve">the </w:delText>
        </w:r>
      </w:del>
      <w:ins w:id="16" w:author="Beaudette, Dylan - NRCS, Sonora, CA" w:date="2022-04-07T20:50:00Z">
        <w:r w:rsidR="00CB73C8">
          <w:t>resulting</w:t>
        </w:r>
        <w:r w:rsidR="00CB73C8">
          <w:t xml:space="preserve"> </w:t>
        </w:r>
      </w:ins>
      <w:r>
        <w:t xml:space="preserve">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17" w:name="data-quality-and-repairs"/>
      <w:bookmarkEnd w:id="12"/>
      <w:r>
        <w:rPr>
          <w:rStyle w:val="SectionNumber"/>
        </w:rPr>
        <w:t>1</w:t>
      </w:r>
      <w:r w:rsidR="00CF2B15">
        <w:rPr>
          <w:rStyle w:val="SectionNumber"/>
        </w:rPr>
        <w:t>1.2.2</w:t>
      </w:r>
      <w:r w:rsidR="00CF2B15">
        <w:tab/>
        <w:t>Data Quality and Repairs</w:t>
      </w:r>
    </w:p>
    <w:p w14:paraId="1C5D6975" w14:textId="63B2140B" w:rsidR="00623CAA" w:rsidRDefault="00CF2B15">
      <w:pPr>
        <w:pStyle w:val="FirstParagraph"/>
      </w:pPr>
      <w:r>
        <w:t xml:space="preserve">The </w:t>
      </w:r>
      <w:r>
        <w:rPr>
          <w:i/>
          <w:iCs/>
        </w:rPr>
        <w:t>aqp</w:t>
      </w:r>
      <w:r>
        <w:t xml:space="preserve"> package provides several methods for identifying problematic profile geometry and </w:t>
      </w:r>
      <w:r w:rsidR="00FD66D2">
        <w:t>attempts to</w:t>
      </w:r>
      <w:r>
        <w:t xml:space="preserve"> “</w:t>
      </w:r>
      <w:r w:rsidR="00FD66D2">
        <w:t>correct</w:t>
      </w:r>
      <w:r>
        <w:t xml:space="preserve">” it. Most soil databases and methods for storing soils information do not have front end validations that prevent entry of data with “illogical” content. Some analyses rely on having only one record of data per depth/profile combination such as those involving depth-weighted </w:t>
      </w:r>
      <w:r w:rsidR="00AC171E">
        <w:t>averages or</w:t>
      </w:r>
      <w:r>
        <w:t xml:space="preserve"> </w:t>
      </w:r>
      <w:r w:rsidR="00AC171E">
        <w:t xml:space="preserve">those that </w:t>
      </w:r>
      <w:r>
        <w:t>rely on having a “complete” set of records in all profiles over a particular interval.</w:t>
      </w:r>
    </w:p>
    <w:p w14:paraId="46A37FED" w14:textId="23A6B069" w:rsidR="00623CAA" w:rsidRDefault="00D678EA">
      <w:pPr>
        <w:pStyle w:val="BodyText"/>
      </w:pPr>
      <w:r>
        <w:rPr>
          <w:rStyle w:val="VerbatimChar"/>
        </w:rPr>
        <w:t xml:space="preserve">The </w:t>
      </w:r>
      <w:r w:rsidRPr="00F963FC">
        <w:rPr>
          <w:rStyle w:val="VerbatimChar"/>
          <w:i/>
          <w:iCs/>
        </w:rPr>
        <w:t>aqp</w:t>
      </w:r>
      <w:r>
        <w:rPr>
          <w:rStyle w:val="VerbatimChar"/>
        </w:rPr>
        <w:t xml:space="preserve"> function </w:t>
      </w:r>
      <w:r w:rsidR="00CF2B15">
        <w:rPr>
          <w:rStyle w:val="VerbatimChar"/>
        </w:rPr>
        <w:t>checkHzDepthLogic()</w:t>
      </w:r>
      <w:r w:rsidR="00CF2B15">
        <w:t xml:space="preserve"> inspects a </w:t>
      </w:r>
      <w:r w:rsidR="00CF2B15">
        <w:rPr>
          <w:rStyle w:val="VerbatimChar"/>
        </w:rPr>
        <w:t>SoilProfileCollection</w:t>
      </w:r>
      <w:r w:rsidR="00CF2B15">
        <w:t xml:space="preserve"> object looking for four common errors in horizon depths: bottom depth shallower than top depth, equal top and bottom depth, missing</w:t>
      </w:r>
      <w:del w:id="18" w:author="Beaudette, Dylan - NRCS, Sonora, CA" w:date="2022-04-07T20:50:00Z">
        <w:r w:rsidR="00CF2B15" w:rsidDel="00930825">
          <w:delText xml:space="preserve"> (</w:delText>
        </w:r>
        <w:r w:rsidR="00CF2B15" w:rsidDel="00930825">
          <w:rPr>
            <w:rStyle w:val="VerbatimChar"/>
          </w:rPr>
          <w:delText>NA</w:delText>
        </w:r>
        <w:r w:rsidR="00CF2B15" w:rsidDel="00930825">
          <w:delText>)</w:delText>
        </w:r>
      </w:del>
      <w:r w:rsidR="00CF2B15">
        <w:t xml:space="preserve"> top or bottom depth</w:t>
      </w:r>
      <w:ins w:id="19" w:author="Beaudette, Dylan - NRCS, Sonora, CA" w:date="2022-04-07T20:50:00Z">
        <w:r w:rsidR="00930825">
          <w:t>s</w:t>
        </w:r>
      </w:ins>
      <w:r w:rsidR="00CF2B15">
        <w:t xml:space="preserve">, and gap or overlap between adjacent horizons. With </w:t>
      </w:r>
      <w:r w:rsidR="00CF2B15">
        <w:rPr>
          <w:rStyle w:val="VerbatimChar"/>
        </w:rPr>
        <w:t>byhz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r>
        <w:rPr>
          <w:rStyle w:val="VerbatimChar"/>
        </w:rPr>
        <w:t>repairMissingHzDepths()</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24E4F0FB" w:rsidR="00623CAA" w:rsidRDefault="00D678EA">
      <w:pPr>
        <w:pStyle w:val="BodyText"/>
      </w:pPr>
      <w:r>
        <w:rPr>
          <w:rStyle w:val="VerbatimChar"/>
          <w:rFonts w:asciiTheme="minorHAnsi" w:hAnsiTheme="minorHAnsi"/>
          <w:sz w:val="24"/>
        </w:rPr>
        <w:t xml:space="preserve">The </w:t>
      </w:r>
      <w:r w:rsidR="00CF2B15">
        <w:rPr>
          <w:rStyle w:val="VerbatimChar"/>
        </w:rPr>
        <w:t>fillHzGaps()</w:t>
      </w:r>
      <w:r w:rsidR="00CF2B15">
        <w:t xml:space="preserve"> </w:t>
      </w:r>
      <w:r>
        <w:t xml:space="preserve">function </w:t>
      </w:r>
      <w:r w:rsidR="00CF2B15">
        <w:t xml:space="preserve">attempts to find “gaps” in the horizon records of a </w:t>
      </w:r>
      <w:r w:rsidR="00CF2B15">
        <w:rPr>
          <w:rStyle w:val="VerbatimChar"/>
        </w:rPr>
        <w:t>SoilProfileCollection</w:t>
      </w:r>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r>
        <w:t xml:space="preserve">For </w:t>
      </w:r>
      <w:r w:rsidR="00CF2B15">
        <w:t>instance</w:t>
      </w:r>
      <w:r w:rsidR="006347BF">
        <w:t>,</w:t>
      </w:r>
      <w:r w:rsidR="00CF2B15">
        <w:t xml:space="preserve"> a morphologic description </w:t>
      </w:r>
      <w:r w:rsidR="002E7CA8">
        <w:t>containing</w:t>
      </w:r>
      <w:r w:rsidR="00CF2B15">
        <w:t xml:space="preserve"> </w:t>
      </w:r>
      <w:r w:rsidR="000A5E60">
        <w:t xml:space="preserve">horizons </w:t>
      </w:r>
      <w:r w:rsidR="002E7CA8">
        <w:t xml:space="preserve">with omitted upper or undetermined lower depth as in the case of undescribed </w:t>
      </w:r>
      <w:r w:rsidR="00CF2B15">
        <w:t>organic horizons or soil profiles that have variable bedrock depth</w:t>
      </w:r>
      <w:r w:rsidR="002E7CA8">
        <w:t xml:space="preserve"> below </w:t>
      </w:r>
      <w:r w:rsidR="000A5E60">
        <w:t>depth of excavation</w:t>
      </w:r>
      <w:r w:rsidR="00CF2B15">
        <w:t>.</w:t>
      </w:r>
    </w:p>
    <w:p w14:paraId="60209C3E" w14:textId="247A4E0E" w:rsidR="00623CAA" w:rsidRDefault="00807ECE">
      <w:pPr>
        <w:pStyle w:val="Heading2"/>
      </w:pPr>
      <w:bookmarkStart w:id="20" w:name="soil-morphology"/>
      <w:bookmarkEnd w:id="6"/>
      <w:bookmarkEnd w:id="17"/>
      <w:r>
        <w:rPr>
          <w:rStyle w:val="SectionNumber"/>
        </w:rPr>
        <w:t>1</w:t>
      </w:r>
      <w:r w:rsidR="00CF2B15">
        <w:rPr>
          <w:rStyle w:val="SectionNumber"/>
        </w:rPr>
        <w:t>1.3</w:t>
      </w:r>
      <w:r w:rsidR="00CF2B15">
        <w:tab/>
        <w:t>Soil Morphology</w:t>
      </w:r>
    </w:p>
    <w:p w14:paraId="5E16EC02" w14:textId="6A99792C"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catenary position or other geomorphic description) represent an atomic unit of pedologic inquiry: the pedon (Staff 2017). The AQP family of</w:t>
      </w:r>
      <w:r w:rsidRPr="00DC311A">
        <w:rPr>
          <w:b/>
          <w:bCs/>
        </w:rPr>
        <w:t xml:space="preserve"> R </w:t>
      </w:r>
      <w:r>
        <w:t xml:space="preserve">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r>
        <w:rPr>
          <w:i/>
          <w:iCs/>
        </w:rPr>
        <w:t>aqp</w:t>
      </w:r>
      <w:r>
        <w:t xml:space="preserve">, </w:t>
      </w:r>
      <w:r w:rsidR="006347BF">
        <w:t>t</w:t>
      </w:r>
      <w:r>
        <w:t>he more generic term “profile</w:t>
      </w:r>
      <w:r w:rsidR="006347BF">
        <w:t>,</w:t>
      </w:r>
      <w:r>
        <w:t xml:space="preserve">” is used instead of pedon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21" w:name="soil-color"/>
      <w:r>
        <w:rPr>
          <w:rStyle w:val="SectionNumber"/>
        </w:rPr>
        <w:t>1</w:t>
      </w:r>
      <w:r w:rsidR="00CF2B15">
        <w:rPr>
          <w:rStyle w:val="SectionNumber"/>
        </w:rPr>
        <w:t>1.3.1</w:t>
      </w:r>
      <w:r>
        <w:t xml:space="preserve"> </w:t>
      </w:r>
      <w:r w:rsidR="00CF2B15">
        <w:t>Soil Color</w:t>
      </w:r>
    </w:p>
    <w:p w14:paraId="4774708C" w14:textId="1586F9CE"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“hue</w:t>
      </w:r>
      <w:r w:rsidR="006347BF">
        <w:t>,</w:t>
      </w:r>
      <w:r>
        <w:t xml:space="preserve"> value/chroma,”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w:t>
      </w:r>
      <w:r w:rsidR="009F3CF4">
        <w:t xml:space="preserve">Hurst </w:t>
      </w:r>
      <w:r>
        <w:t xml:space="preserve">1977), and melanization (Harden 1982; Thompson and Bell 1996) are implemented in the </w:t>
      </w:r>
      <w:r>
        <w:rPr>
          <w:i/>
          <w:iCs/>
        </w:rPr>
        <w:t>aqp</w:t>
      </w:r>
      <w:r>
        <w:t xml:space="preserve"> package.</w:t>
      </w:r>
    </w:p>
    <w:p w14:paraId="590E903C" w14:textId="4DC5968C" w:rsidR="00623CAA" w:rsidRDefault="00807ECE">
      <w:pPr>
        <w:pStyle w:val="Heading4"/>
      </w:pPr>
      <w:bookmarkStart w:id="22" w:name="color-conversion"/>
      <w:r>
        <w:rPr>
          <w:rStyle w:val="SectionNumber"/>
        </w:rPr>
        <w:t>1</w:t>
      </w:r>
      <w:r w:rsidR="00CF2B15">
        <w:rPr>
          <w:rStyle w:val="SectionNumber"/>
        </w:rPr>
        <w:t>1.3.1.1</w:t>
      </w:r>
      <w:r>
        <w:t xml:space="preserve"> </w:t>
      </w:r>
      <w:r w:rsidR="00CF2B15">
        <w:t>Color Conversion</w:t>
      </w:r>
    </w:p>
    <w:p w14:paraId="1EC044C9" w14:textId="09523ED5"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w:t>
      </w:r>
      <w:r>
        <w:lastRenderedPageBreak/>
        <w:t>2012). Forward conversion from standard Munsell notation (e.g.</w:t>
      </w:r>
      <w:r w:rsidR="00D6750A">
        <w:t>,</w:t>
      </w:r>
      <w:r>
        <w:t xml:space="preserve"> 10YR 3/4) is performed via look-up table, derived from the renotation </w:t>
      </w:r>
      <w:del w:id="23" w:author="Beaudette, Dylan - NRCS, Sonora, CA" w:date="2022-04-07T20:51:00Z">
        <w:r w:rsidDel="009C44F9">
          <w:delText xml:space="preserve">data </w:delText>
        </w:r>
      </w:del>
      <w:ins w:id="24" w:author="Beaudette, Dylan - NRCS, Sonora, CA" w:date="2022-04-07T20:51:00Z">
        <w:r w:rsidR="009C44F9">
          <w:t>table,</w:t>
        </w:r>
        <w:r w:rsidR="009C44F9">
          <w:t xml:space="preserve"> </w:t>
        </w:r>
      </w:ins>
      <w:r>
        <w:t xml:space="preserve">and interpolated to include odd chroma </w:t>
      </w:r>
      <w:ins w:id="25" w:author="Beaudette, Dylan - NRCS, Sonora, CA" w:date="2022-04-07T20:52:00Z">
        <w:r w:rsidR="009C44F9">
          <w:t xml:space="preserve">and </w:t>
        </w:r>
        <w:r w:rsidR="004322BA">
          <w:t xml:space="preserve">2.5 </w:t>
        </w:r>
      </w:ins>
      <w:r>
        <w:t>value</w:t>
      </w:r>
      <w:del w:id="26" w:author="Beaudette, Dylan - NRCS, Sonora, CA" w:date="2022-04-07T20:52:00Z">
        <w:r w:rsidDel="004322BA">
          <w:delText>s</w:delText>
        </w:r>
      </w:del>
      <w:r>
        <w:t xml:space="preserve">. The function </w:t>
      </w:r>
      <w:r>
        <w:rPr>
          <w:rStyle w:val="VerbatimChar"/>
        </w:rPr>
        <w:t>munsell2rgb()</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O’Geen 2013). Inverse transformation from sRGB coordinates is performed by the </w:t>
      </w:r>
      <w:r>
        <w:rPr>
          <w:rStyle w:val="VerbatimChar"/>
        </w:rPr>
        <w:t>rgb2munsell()</w:t>
      </w:r>
      <w:r>
        <w:t xml:space="preserve"> function</w:t>
      </w:r>
      <w:r w:rsidR="00A505CB">
        <w:t>,</w:t>
      </w:r>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sRGB and CIELAB color spaces were selected to address two common </w:t>
      </w:r>
      <w:r w:rsidR="00FA6D92">
        <w:t>applications</w:t>
      </w:r>
      <w:r>
        <w:t xml:space="preserve">: sRGB, </w:t>
      </w:r>
      <w:r w:rsidR="00FA6D92">
        <w:t xml:space="preserve">for digital representation of color on </w:t>
      </w:r>
      <w:r>
        <w:t xml:space="preserve">computer </w:t>
      </w:r>
      <w:r w:rsidR="00FA6D92">
        <w:t>screens or reproduction on printed media</w:t>
      </w:r>
      <w:r>
        <w:t>, and CIELAB for the convenient alignment of axes and common pigments in the soil environment (Viscarra Rossel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r>
        <w:rPr>
          <w:rStyle w:val="VerbatimChar"/>
        </w:rPr>
        <w:t>getClosestMunsellChip()</w:t>
      </w:r>
      <w:r>
        <w:t xml:space="preserve"> function. However, this approach uses rounding of value and chroma and snapping to the nearest standard hue (10YR). Exact conversion of non-standard Munsell notation can be performed using the </w:t>
      </w:r>
      <w:r>
        <w:rPr>
          <w:i/>
          <w:iCs/>
        </w:rPr>
        <w:t>munsellinterpol</w:t>
      </w:r>
      <w:r w:rsidRPr="00DC311A">
        <w:rPr>
          <w:b/>
          <w:bCs/>
        </w:rPr>
        <w:t xml:space="preserve"> R </w:t>
      </w:r>
      <w:r>
        <w:t>package (Gama, Centore, and Davis 2021).</w:t>
      </w:r>
    </w:p>
    <w:p w14:paraId="2A92EA53" w14:textId="05C2053C" w:rsidR="00623CAA" w:rsidRDefault="00807ECE">
      <w:pPr>
        <w:pStyle w:val="Heading4"/>
      </w:pPr>
      <w:bookmarkStart w:id="27" w:name="color-contrast"/>
      <w:bookmarkEnd w:id="22"/>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r>
        <w:rPr>
          <w:rStyle w:val="VerbatimChar"/>
        </w:rPr>
        <w:t>colorContrast()</w:t>
      </w:r>
      <w:r>
        <w:t xml:space="preserve"> function in </w:t>
      </w:r>
      <w:r>
        <w:rPr>
          <w:i/>
          <w:iCs/>
        </w:rPr>
        <w:t>aqp</w:t>
      </w:r>
      <w:r>
        <w:t xml:space="preserve"> computes differences in Munsell </w:t>
      </w:r>
      <w:r w:rsidR="00C243FC">
        <w:t>(</w:t>
      </w:r>
      <w:r>
        <w:t>hue, value</w:t>
      </w:r>
      <w:r w:rsidR="00C243FC">
        <w:t>/</w:t>
      </w:r>
      <w:r>
        <w:t>chroma</w:t>
      </w:r>
      <w:r w:rsidR="00C243FC">
        <w:t>)</w:t>
      </w:r>
      <w:r>
        <w:t xml:space="preserve">, soil color contrast class, and the CIE2000 color contrast metric (Sharma, Wu, and Dalal 2005) for pairs of colors specified in Munsell notation. The function is fully vectorized meaning that multiple comparisons can be generated without explicit looping (Table </w:t>
      </w:r>
      <w:r w:rsidR="008F38C6">
        <w:t>1</w:t>
      </w:r>
      <w:r>
        <w:t>1.1).</w:t>
      </w:r>
    </w:p>
    <w:p w14:paraId="2B6E8250" w14:textId="453E122E" w:rsidR="00623CAA" w:rsidRPr="00BF14A4" w:rsidRDefault="00CF2B15">
      <w:pPr>
        <w:pStyle w:val="TableCaption"/>
        <w:rPr>
          <w:rPrChange w:id="28" w:author="Beaudette, Dylan - NRCS, Sonora, CA" w:date="2022-04-07T20:53:00Z">
            <w:rPr/>
          </w:rPrChange>
        </w:rPr>
      </w:pPr>
      <w:r w:rsidRPr="00B94E38">
        <w:t xml:space="preserve">Table </w:t>
      </w:r>
      <w:r w:rsidR="00807ECE" w:rsidRPr="00B94E38">
        <w:t>1</w:t>
      </w:r>
      <w:r w:rsidRPr="00B94E38">
        <w:t xml:space="preserve">1.1: Output </w:t>
      </w:r>
      <w:ins w:id="29" w:author="Beaudette, Dylan - NRCS, Sonora, CA" w:date="2022-04-07T20:52:00Z">
        <w:r w:rsidR="00BF14A4" w:rsidRPr="00BF14A4">
          <w:rPr>
            <w:rPrChange w:id="30" w:author="Beaudette, Dylan - NRCS, Sonora, CA" w:date="2022-04-07T20:53:00Z">
              <w:rPr/>
            </w:rPrChange>
          </w:rPr>
          <w:t>from the</w:t>
        </w:r>
        <w:r w:rsidR="00BF14A4" w:rsidRPr="00BF14A4">
          <w:rPr>
            <w:sz w:val="22"/>
            <w:szCs w:val="22"/>
            <w:rPrChange w:id="31" w:author="Beaudette, Dylan - NRCS, Sonora, CA" w:date="2022-04-07T20:53:00Z">
              <w:rPr/>
            </w:rPrChange>
          </w:rPr>
          <w:t xml:space="preserve"> </w:t>
        </w:r>
        <w:r w:rsidR="00BF14A4" w:rsidRPr="00B94E38">
          <w:rPr>
            <w:rStyle w:val="VerbatimChar"/>
            <w:szCs w:val="22"/>
          </w:rPr>
          <w:t>colorContrast()</w:t>
        </w:r>
        <w:r w:rsidR="00BF14A4" w:rsidRPr="00B94E38">
          <w:t xml:space="preserve"> function</w:t>
        </w:r>
        <w:r w:rsidR="00BF14A4" w:rsidRPr="00BF14A4">
          <w:rPr>
            <w:rPrChange w:id="32" w:author="Beaudette, Dylan - NRCS, Sonora, CA" w:date="2022-04-07T20:53:00Z">
              <w:rPr/>
            </w:rPrChange>
          </w:rPr>
          <w:t xml:space="preserve"> </w:t>
        </w:r>
      </w:ins>
      <w:r w:rsidRPr="00BF14A4">
        <w:rPr>
          <w:rPrChange w:id="33" w:author="Beaudette, Dylan - NRCS, Sonora, CA" w:date="2022-04-07T20:53:00Z">
            <w:rPr/>
          </w:rPrChange>
        </w:rPr>
        <w:t>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4CBF0ABC" w:rsidR="00623CAA" w:rsidRDefault="00CF2B15">
      <w:pPr>
        <w:pStyle w:val="BodyText"/>
      </w:pPr>
      <w:r>
        <w:t xml:space="preserve">Tabular color contrast output can be convenient when used as an intermediate step in a more complex </w:t>
      </w:r>
      <w:r w:rsidR="000F7E0A">
        <w:t>workflow but</w:t>
      </w:r>
      <w:r>
        <w:t xml:space="preserve"> can be difficult for non-specialists to interpret. A graphical representation of these data are created by the </w:t>
      </w:r>
      <w:r>
        <w:rPr>
          <w:rStyle w:val="VerbatimChar"/>
        </w:rPr>
        <w:t>colorContrastPlot()</w:t>
      </w:r>
      <w:r>
        <w:t xml:space="preserve"> function provided by </w:t>
      </w:r>
      <w:r>
        <w:rPr>
          <w:i/>
          <w:iCs/>
        </w:rPr>
        <w:lastRenderedPageBreak/>
        <w:t>aqp</w:t>
      </w:r>
      <w:r>
        <w:t xml:space="preserve">. For example, the differences between typical dry and moist soil colors for the Musick soil series </w:t>
      </w:r>
      <w:ins w:id="34" w:author="Beaudette, Dylan - NRCS, Sonora, CA" w:date="2022-04-07T20:54:00Z">
        <w:r w:rsidR="00B9491C">
          <w:t>(</w:t>
        </w:r>
        <w:r w:rsidR="00B9491C" w:rsidRPr="00B9491C">
          <w:t>Fine-loamy, mixed, semiactive, mesic Ultic Haploxeralfs</w:t>
        </w:r>
        <w:r w:rsidR="00B9491C">
          <w:t xml:space="preserve">) </w:t>
        </w:r>
      </w:ins>
      <w:r>
        <w:t>are demonstrated in Figure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73CA86C8" w:rsidR="00623CAA" w:rsidRDefault="00CF2B15">
      <w:pPr>
        <w:pStyle w:val="ImageCaption"/>
      </w:pPr>
      <w:r>
        <w:t xml:space="preserve">Figure </w:t>
      </w:r>
      <w:r w:rsidR="00807ECE">
        <w:t>1</w:t>
      </w:r>
      <w:r>
        <w:t>1.4: Color contrast plot, comparing the moist and dry soil colors of the Musick soil series. CIE2000 color contrast values are printed below soil color contrast classes</w:t>
      </w:r>
      <w:r w:rsidR="00A505CB">
        <w:t>.</w:t>
      </w:r>
      <w:r>
        <w:t xml:space="preserve"> </w:t>
      </w:r>
      <w:r w:rsidR="00A505CB">
        <w:t xml:space="preserve">Smaller </w:t>
      </w:r>
      <w:r>
        <w:t>values describe smaller perceptual differences between colors.</w:t>
      </w:r>
    </w:p>
    <w:p w14:paraId="363EE449" w14:textId="5AE39B3B"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w:t>
      </w:r>
      <w:r w:rsidR="00D6750A">
        <w:t>,</w:t>
      </w:r>
      <w:r>
        <w:t> 7.5YR 4/3) and select pages of Munsell hue. Pair-wise metrics of color contrast are evaluated between all color “chips” and the source color (outlined in red), and arranged in a familiar format with Munsell chroma on the x-axis, value on the y-axis, and pages of hue split across panels.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lastRenderedPageBreak/>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35" w:name="soil-profile-sketches"/>
      <w:bookmarkEnd w:id="21"/>
      <w:bookmarkEnd w:id="27"/>
      <w:r>
        <w:rPr>
          <w:rStyle w:val="SectionNumber"/>
        </w:rPr>
        <w:t>1</w:t>
      </w:r>
      <w:r w:rsidR="00807ECE">
        <w:rPr>
          <w:rStyle w:val="SectionNumber"/>
        </w:rPr>
        <w:t>1</w:t>
      </w:r>
      <w:r>
        <w:rPr>
          <w:rStyle w:val="SectionNumber"/>
        </w:rPr>
        <w:t>.3.2</w:t>
      </w:r>
      <w:r>
        <w:tab/>
        <w:t>Soil Profile Sketches</w:t>
      </w:r>
    </w:p>
    <w:p w14:paraId="413DCE12" w14:textId="3C177262"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r>
        <w:rPr>
          <w:i/>
          <w:iCs/>
        </w:rPr>
        <w:t>aqp</w:t>
      </w:r>
      <w:r w:rsidRPr="00DC311A">
        <w:rPr>
          <w:b/>
          <w:bCs/>
        </w:rPr>
        <w:t xml:space="preserve"> R </w:t>
      </w:r>
      <w:r>
        <w:t xml:space="preserve">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lastRenderedPageBreak/>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36814CE8" w:rsidR="00623CAA" w:rsidRDefault="00CF2B15">
      <w:pPr>
        <w:pStyle w:val="ImageCaption"/>
      </w:pPr>
      <w:r>
        <w:t xml:space="preserve">Figure </w:t>
      </w:r>
      <w:r w:rsidR="00807ECE">
        <w:t>1</w:t>
      </w:r>
      <w:r>
        <w:t>1.6: Illustration of an idealized hillslope catena for soil components from two adjacent map</w:t>
      </w:r>
      <w:ins w:id="36" w:author="Beaudette, Dylan - NRCS, Sonora, CA" w:date="2022-04-07T20:55:00Z">
        <w:r w:rsidR="0053456D">
          <w:t xml:space="preserve"> </w:t>
        </w:r>
      </w:ins>
      <w:r>
        <w:t>units within the Ozark Highlands. SSURGO map unit soil components are placed within a geomorphic hillslope sequence to convey soil property to soil parent material relationships. Munsell soil colors from each official series description are displayed in tandem companion profiles.</w:t>
      </w:r>
    </w:p>
    <w:p w14:paraId="008FD6B0" w14:textId="45CE2207" w:rsidR="00623CAA" w:rsidRDefault="00CF2B15">
      <w:pPr>
        <w:pStyle w:val="BodyText"/>
      </w:pPr>
      <w:r>
        <w:t xml:space="preserve">The </w:t>
      </w:r>
      <w:r>
        <w:rPr>
          <w:rStyle w:val="VerbatimChar"/>
        </w:rPr>
        <w:t>plotSPC()</w:t>
      </w:r>
      <w:r>
        <w:t xml:space="preserve"> function </w:t>
      </w:r>
      <w:r w:rsidR="007A645B">
        <w:t xml:space="preserve">in the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Figure </w:t>
      </w:r>
      <w:r w:rsidR="001F5826">
        <w:t>1</w:t>
      </w:r>
      <w:r>
        <w:t xml:space="preserve">1.6 demonstrates several possible data sources, processing steps, and output generated from </w:t>
      </w:r>
      <w:r>
        <w:rPr>
          <w:rStyle w:val="VerbatimChar"/>
        </w:rPr>
        <w:t>plotSPC()</w:t>
      </w:r>
      <w:r>
        <w:t xml:space="preserve">. Soil components (retrieved from the detailed Soil Survey via </w:t>
      </w:r>
      <w:r>
        <w:rPr>
          <w:rStyle w:val="VerbatimChar"/>
        </w:rPr>
        <w:t>fetchSDA()</w:t>
      </w:r>
      <w:r>
        <w:t xml:space="preserve"> as a </w:t>
      </w:r>
      <w:r>
        <w:rPr>
          <w:rStyle w:val="VerbatimChar"/>
        </w:rPr>
        <w:t>SoilProfileCollection</w:t>
      </w:r>
      <w:r>
        <w:t xml:space="preserve">) within map unit “2vxq8” occur on summit and shoulder hillslope positions while components in map unit “2vxq9” occur on backslope, footslope and toeslope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“diffuse” (Schoeneberger </w:t>
      </w:r>
      <w:r>
        <w:lastRenderedPageBreak/>
        <w:t xml:space="preserve">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r>
        <w:rPr>
          <w:rStyle w:val="VerbatimChar"/>
        </w:rPr>
        <w:t>plotSPC()</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37" w:name="functional-horizon-aggregation"/>
      <w:bookmarkEnd w:id="35"/>
      <w:r>
        <w:rPr>
          <w:rStyle w:val="SectionNumber"/>
        </w:rPr>
        <w:t>1</w:t>
      </w:r>
      <w:r w:rsidR="00CF2B15">
        <w:rPr>
          <w:rStyle w:val="SectionNumber"/>
        </w:rPr>
        <w:t>1.3.3</w:t>
      </w:r>
      <w:r w:rsidR="00CF2B15">
        <w:tab/>
        <w:t>Functional Horizon Aggregation</w:t>
      </w:r>
    </w:p>
    <w:p w14:paraId="2A5C2755" w14:textId="44DFFFF6" w:rsidR="00EB6289" w:rsidRDefault="00CF2B15">
      <w:pPr>
        <w:pStyle w:val="FirstParagraph"/>
        <w:rPr>
          <w:ins w:id="38" w:author="Beaudette, Dylan - NRCS, Sonora, CA" w:date="2022-04-07T21:28:00Z"/>
        </w:rPr>
      </w:pPr>
      <w:r>
        <w:t xml:space="preserve">Soil scientists use a common language of horizon designation nomenclature to describe and articulate the observed differences in soil horizons within a soil profile. These basic notations and the act of </w:t>
      </w:r>
      <w:r w:rsidR="008E2B49">
        <w:t>“</w:t>
      </w:r>
      <w:r>
        <w:t>naming</w:t>
      </w:r>
      <w:r w:rsidR="008E2B49">
        <w:t>”</w:t>
      </w:r>
      <w:r>
        <w:t xml:space="preserve"> genetic horizons distills important information in the form of master horizons, characteristic subscripts, horizon and pedogenic sequences and parent material discontinuities. Horizon designations convey a </w:t>
      </w:r>
      <w:del w:id="39" w:author="Beaudette, Dylan - NRCS, Sonora, CA" w:date="2022-04-07T21:24:00Z">
        <w:r w:rsidDel="00620E19">
          <w:delText>mental concept</w:delText>
        </w:r>
      </w:del>
      <w:ins w:id="40" w:author="Beaudette, Dylan - NRCS, Sonora, CA" w:date="2022-04-07T21:24:00Z">
        <w:r w:rsidR="00620E19">
          <w:t>qualitative description</w:t>
        </w:r>
      </w:ins>
      <w:r>
        <w:t xml:space="preserve"> of</w:t>
      </w:r>
      <w:ins w:id="41" w:author="Beaudette, Dylan - NRCS, Sonora, CA" w:date="2022-04-07T21:24:00Z">
        <w:r w:rsidR="00620E19">
          <w:t xml:space="preserve"> </w:t>
        </w:r>
      </w:ins>
      <w:del w:id="42" w:author="Beaudette, Dylan - NRCS, Sonora, CA" w:date="2022-04-07T21:24:00Z">
        <w:r w:rsidDel="00620E19">
          <w:delText xml:space="preserve"> the </w:delText>
        </w:r>
      </w:del>
      <w:r>
        <w:t>soil properties</w:t>
      </w:r>
      <w:ins w:id="43" w:author="Beaudette, Dylan - NRCS, Sonora, CA" w:date="2022-04-07T21:24:00Z">
        <w:r w:rsidR="00DC4649">
          <w:t xml:space="preserve"> and process</w:t>
        </w:r>
      </w:ins>
      <w:r>
        <w:t xml:space="preserve"> while allowing </w:t>
      </w:r>
      <w:del w:id="44" w:author="Beaudette, Dylan - NRCS, Sonora, CA" w:date="2022-04-07T21:24:00Z">
        <w:r w:rsidDel="00620E19">
          <w:delText>complexity and variability</w:delText>
        </w:r>
      </w:del>
      <w:ins w:id="45" w:author="Beaudette, Dylan - NRCS, Sonora, CA" w:date="2022-04-07T21:24:00Z">
        <w:r w:rsidR="00620E19">
          <w:t>flexi</w:t>
        </w:r>
      </w:ins>
      <w:ins w:id="46" w:author="Beaudette, Dylan - NRCS, Sonora, CA" w:date="2022-04-07T21:25:00Z">
        <w:r w:rsidR="00620E19">
          <w:t>bility</w:t>
        </w:r>
      </w:ins>
      <w:r>
        <w:t xml:space="preserve"> in how horizon designations are applied. Experienced soil scientists will generally apply horizon nomenclature </w:t>
      </w:r>
      <w:del w:id="47" w:author="Beaudette, Dylan - NRCS, Sonora, CA" w:date="2022-04-07T21:26:00Z">
        <w:r w:rsidDel="00EB6289">
          <w:delText>similarly to</w:delText>
        </w:r>
      </w:del>
      <w:ins w:id="48" w:author="Beaudette, Dylan - NRCS, Sonora, CA" w:date="2022-04-07T21:26:00Z">
        <w:r w:rsidR="00EB6289">
          <w:t>consistently</w:t>
        </w:r>
      </w:ins>
      <w:r>
        <w:t xml:space="preserve"> </w:t>
      </w:r>
      <w:del w:id="49" w:author="Beaudette, Dylan - NRCS, Sonora, CA" w:date="2022-04-07T21:26:00Z">
        <w:r w:rsidDel="00EB6289">
          <w:delText>the features they observe and identify in the process of</w:delText>
        </w:r>
      </w:del>
      <w:ins w:id="50" w:author="Beaudette, Dylan - NRCS, Sonora, CA" w:date="2022-04-07T21:26:00Z">
        <w:r w:rsidR="00EB6289">
          <w:t>from site to site and through time</w:t>
        </w:r>
      </w:ins>
      <w:del w:id="51" w:author="Beaudette, Dylan - NRCS, Sonora, CA" w:date="2022-04-07T21:26:00Z">
        <w:r w:rsidDel="00EB6289">
          <w:delText xml:space="preserve"> describing a soil profile</w:delText>
        </w:r>
      </w:del>
      <w:r>
        <w:t xml:space="preserve"> due to the rigid guidelines and definitions of their application. </w:t>
      </w:r>
      <w:ins w:id="52" w:author="Beaudette, Dylan - NRCS, Sonora, CA" w:date="2022-04-07T21:27:00Z">
        <w:r w:rsidR="00EB6289">
          <w:t>However, among a group of soil scientists there will be variability in the exact designations used</w:t>
        </w:r>
      </w:ins>
      <w:ins w:id="53" w:author="Beaudette, Dylan - NRCS, Sonora, CA" w:date="2022-04-07T21:28:00Z">
        <w:r w:rsidR="00EB6289">
          <w:t xml:space="preserve">—each having their own </w:t>
        </w:r>
      </w:ins>
      <w:ins w:id="54" w:author="Beaudette, Dylan - NRCS, Sonora, CA" w:date="2022-04-07T21:29:00Z">
        <w:r w:rsidR="00893227">
          <w:t xml:space="preserve">unique training, field </w:t>
        </w:r>
      </w:ins>
      <w:ins w:id="55" w:author="Beaudette, Dylan - NRCS, Sonora, CA" w:date="2022-04-07T21:28:00Z">
        <w:r w:rsidR="00EB6289">
          <w:t>experiences</w:t>
        </w:r>
      </w:ins>
      <w:ins w:id="56" w:author="Beaudette, Dylan - NRCS, Sonora, CA" w:date="2022-04-07T21:29:00Z">
        <w:r w:rsidR="00893227">
          <w:t xml:space="preserve">, </w:t>
        </w:r>
      </w:ins>
      <w:ins w:id="57" w:author="Beaudette, Dylan - NRCS, Sonora, CA" w:date="2022-04-07T21:28:00Z">
        <w:r w:rsidR="00EB6289">
          <w:t xml:space="preserve">and tendencies towards “lumping” </w:t>
        </w:r>
      </w:ins>
      <w:ins w:id="58" w:author="Beaudette, Dylan - NRCS, Sonora, CA" w:date="2022-04-07T21:29:00Z">
        <w:r w:rsidR="00EB6289">
          <w:t xml:space="preserve">(describing fewer and thicker horizons) </w:t>
        </w:r>
      </w:ins>
      <w:ins w:id="59" w:author="Beaudette, Dylan - NRCS, Sonora, CA" w:date="2022-04-07T21:28:00Z">
        <w:r w:rsidR="00EB6289">
          <w:t xml:space="preserve">or “splitting” </w:t>
        </w:r>
      </w:ins>
      <w:ins w:id="60" w:author="Beaudette, Dylan - NRCS, Sonora, CA" w:date="2022-04-07T21:29:00Z">
        <w:r w:rsidR="00EB6289">
          <w:t>(describing more and thinner horizons)</w:t>
        </w:r>
      </w:ins>
      <w:ins w:id="61" w:author="Beaudette, Dylan - NRCS, Sonora, CA" w:date="2022-04-07T21:28:00Z">
        <w:r w:rsidR="00EB6289">
          <w:t>.</w:t>
        </w:r>
      </w:ins>
    </w:p>
    <w:p w14:paraId="0FA6515A" w14:textId="6E353718" w:rsidR="00623CAA" w:rsidRDefault="00CF2B15">
      <w:pPr>
        <w:pStyle w:val="FirstParagraph"/>
      </w:pPr>
      <w:r>
        <w:t xml:space="preserve">Building on </w:t>
      </w:r>
      <w:del w:id="62" w:author="Beaudette, Dylan - NRCS, Sonora, CA" w:date="2022-04-07T21:30:00Z">
        <w:r w:rsidDel="003D4243">
          <w:delText>these similarities of horizon usage is a concept called</w:delText>
        </w:r>
      </w:del>
      <w:ins w:id="63" w:author="Beaudette, Dylan - NRCS, Sonora, CA" w:date="2022-04-07T21:30:00Z">
        <w:r w:rsidR="003D4243">
          <w:t xml:space="preserve">the </w:t>
        </w:r>
        <w:r w:rsidR="0079193B">
          <w:t xml:space="preserve">interpretation of </w:t>
        </w:r>
        <w:r w:rsidR="003D4243">
          <w:t>horizon designations</w:t>
        </w:r>
      </w:ins>
      <w:r>
        <w:t xml:space="preserve">, </w:t>
      </w:r>
      <w:ins w:id="64" w:author="Beaudette, Dylan - NRCS, Sonora, CA" w:date="2022-04-07T21:30:00Z">
        <w:r w:rsidR="009526BB">
          <w:t xml:space="preserve">the </w:t>
        </w:r>
      </w:ins>
      <w:r>
        <w:t>Generalized Horizon Label</w:t>
      </w:r>
      <w:del w:id="65" w:author="Beaudette, Dylan - NRCS, Sonora, CA" w:date="2022-04-07T21:30:00Z">
        <w:r w:rsidDel="009526BB">
          <w:delText>s</w:delText>
        </w:r>
      </w:del>
      <w:r>
        <w:t xml:space="preserve"> (GHL) </w:t>
      </w:r>
      <w:del w:id="66" w:author="Beaudette, Dylan - NRCS, Sonora, CA" w:date="2022-04-07T21:30:00Z">
        <w:r w:rsidDel="009526BB">
          <w:delText xml:space="preserve">which </w:delText>
        </w:r>
      </w:del>
      <w:ins w:id="67" w:author="Beaudette, Dylan - NRCS, Sonora, CA" w:date="2022-04-07T21:30:00Z">
        <w:r w:rsidR="009526BB">
          <w:t xml:space="preserve">concept </w:t>
        </w:r>
      </w:ins>
      <w:r>
        <w:t xml:space="preserve">seeks to unify </w:t>
      </w:r>
      <w:ins w:id="68" w:author="Beaudette, Dylan - NRCS, Sonora, CA" w:date="2022-04-07T21:30:00Z">
        <w:r w:rsidR="002F6751">
          <w:t xml:space="preserve">functionally </w:t>
        </w:r>
      </w:ins>
      <w:r>
        <w:t xml:space="preserve">similar </w:t>
      </w:r>
      <w:del w:id="69" w:author="Beaudette, Dylan - NRCS, Sonora, CA" w:date="2022-04-07T21:30:00Z">
        <w:r w:rsidDel="002F6751">
          <w:delText>set</w:delText>
        </w:r>
        <w:r w:rsidR="00604D44" w:rsidDel="002F6751">
          <w:delText>s</w:delText>
        </w:r>
        <w:r w:rsidDel="002F6751">
          <w:delText xml:space="preserve"> of soil profile horizonation </w:delText>
        </w:r>
      </w:del>
      <w:ins w:id="70" w:author="Beaudette, Dylan - NRCS, Sonora, CA" w:date="2022-04-07T21:30:00Z">
        <w:r w:rsidR="002F6751">
          <w:t>horizon des</w:t>
        </w:r>
      </w:ins>
      <w:ins w:id="71" w:author="Beaudette, Dylan - NRCS, Sonora, CA" w:date="2022-04-07T21:31:00Z">
        <w:r w:rsidR="002F6751">
          <w:t xml:space="preserve">ignations </w:t>
        </w:r>
      </w:ins>
      <w:r>
        <w:t>for the purpose of aggregation, analysis, and summary operations</w:t>
      </w:r>
      <w:r w:rsidR="000F7E0A">
        <w:t xml:space="preserve"> </w:t>
      </w:r>
      <w:r>
        <w:t xml:space="preserve">(Beaudette,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xml:space="preserve">. </w:t>
      </w:r>
      <w:commentRangeStart w:id="72"/>
      <w:r>
        <w:t>The aggregations into GHL provide a way to convey functional horizons for collections of soil profiles, such summary concepts can be extended to pedotransfer functions (Wagenet, Bouma, and Grossman 1991).</w:t>
      </w:r>
      <w:commentRangeEnd w:id="72"/>
      <w:r w:rsidR="00375040">
        <w:rPr>
          <w:rStyle w:val="CommentReference"/>
        </w:rPr>
        <w:commentReference w:id="72"/>
      </w:r>
    </w:p>
    <w:p w14:paraId="7A8B9244" w14:textId="7432144C"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designation sets into unified horizon GHL groups. A user developed set of REGEX rules are matched to an identified vector of horizonation by the </w:t>
      </w:r>
      <w:r>
        <w:rPr>
          <w:rStyle w:val="VerbatimChar"/>
        </w:rPr>
        <w:t>generalize.hz()</w:t>
      </w:r>
      <w:r>
        <w:t xml:space="preserve"> function in the </w:t>
      </w:r>
      <w:r>
        <w:rPr>
          <w:i/>
          <w:iCs/>
        </w:rPr>
        <w:t>aqp</w:t>
      </w:r>
      <w:r w:rsidRPr="00DC311A">
        <w:rPr>
          <w:b/>
          <w:bCs/>
        </w:rPr>
        <w:t xml:space="preserve"> </w:t>
      </w:r>
      <w:bookmarkStart w:id="73" w:name="_Hlk99978347"/>
      <w:r w:rsidRPr="00DC311A">
        <w:rPr>
          <w:b/>
          <w:bCs/>
        </w:rPr>
        <w:t>R</w:t>
      </w:r>
      <w:bookmarkEnd w:id="73"/>
      <w:r w:rsidRPr="00DC311A">
        <w:rPr>
          <w:b/>
          <w:bCs/>
        </w:rPr>
        <w:t xml:space="preserve"> </w:t>
      </w:r>
      <w:r>
        <w:t>package.</w:t>
      </w:r>
    </w:p>
    <w:p w14:paraId="57773579" w14:textId="77777777" w:rsidR="00623CAA" w:rsidRDefault="00CF2B15" w:rsidP="00C9747C">
      <w:pPr>
        <w:pStyle w:val="CaptionedFigure"/>
        <w:jc w:val="center"/>
      </w:pPr>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2FE506EE" w:rsidR="00623CAA" w:rsidRDefault="00CF2B15">
      <w:pPr>
        <w:pStyle w:val="ImageCaption"/>
      </w:pPr>
      <w:r>
        <w:t xml:space="preserve">Figure </w:t>
      </w:r>
      <w:r w:rsidR="00807ECE">
        <w:t>1</w:t>
      </w:r>
      <w:r>
        <w:t xml:space="preserve">1.7: A series of </w:t>
      </w:r>
      <w:ins w:id="74" w:author="Beaudette, Dylan - NRCS, Sonora, CA" w:date="2022-04-07T20:55:00Z">
        <w:r w:rsidR="0053456D">
          <w:t>generalized horizon labels (</w:t>
        </w:r>
      </w:ins>
      <w:r>
        <w:t>GHL</w:t>
      </w:r>
      <w:ins w:id="75" w:author="Beaudette, Dylan - NRCS, Sonora, CA" w:date="2022-04-07T20:55:00Z">
        <w:r w:rsidR="0053456D">
          <w:t>)</w:t>
        </w:r>
      </w:ins>
      <w:r>
        <w:t xml:space="preserve">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64876F10" w:rsidR="00623CAA" w:rsidRDefault="00CF2B15">
      <w:pPr>
        <w:pStyle w:val="BodyText"/>
      </w:pPr>
      <w:r>
        <w:t xml:space="preserve">The </w:t>
      </w:r>
      <w:r>
        <w:rPr>
          <w:rStyle w:val="VerbatimChar"/>
        </w:rPr>
        <w:t>depthOf()</w:t>
      </w:r>
      <w:r>
        <w:t xml:space="preserve"> family of functions also utilize REGEX pattern matching of horizon designation</w:t>
      </w:r>
      <w:ins w:id="76" w:author="Beaudette, Dylan - NRCS, Sonora, CA" w:date="2022-04-07T21:01:00Z">
        <w:r w:rsidR="00C44C35">
          <w:t>s</w:t>
        </w:r>
      </w:ins>
      <w:r>
        <w:t xml:space="preserve"> to </w:t>
      </w:r>
      <w:r w:rsidR="007D2092">
        <w:t>determine</w:t>
      </w:r>
      <w:r>
        <w:t xml:space="preserve"> the depth </w:t>
      </w:r>
      <w:del w:id="77" w:author="Beaudette, Dylan - NRCS, Sonora, CA" w:date="2022-04-07T21:01:00Z">
        <w:r w:rsidDel="00C44C35">
          <w:delText>of occurrence of that horizon designation</w:delText>
        </w:r>
      </w:del>
      <w:ins w:id="78" w:author="Beaudette, Dylan - NRCS, Sonora, CA" w:date="2022-04-07T21:01:00Z">
        <w:r w:rsidR="00C44C35">
          <w:t xml:space="preserve">to horizons </w:t>
        </w:r>
      </w:ins>
      <w:del w:id="79" w:author="Beaudette, Dylan - NRCS, Sonora, CA" w:date="2022-04-07T21:01:00Z">
        <w:r w:rsidDel="00C44C35">
          <w:delText xml:space="preserve"> within a collection of profiles</w:delText>
        </w:r>
      </w:del>
      <w:ins w:id="80" w:author="Beaudette, Dylan - NRCS, Sonora, CA" w:date="2022-04-07T21:01:00Z">
        <w:r w:rsidR="00C44C35">
          <w:t>with matching designation</w:t>
        </w:r>
      </w:ins>
      <w:ins w:id="81" w:author="Beaudette, Dylan - NRCS, Sonora, CA" w:date="2022-04-07T21:02:00Z">
        <w:r w:rsidR="00F272E4">
          <w:t xml:space="preserve">. For example the pattern “Bt” would </w:t>
        </w:r>
      </w:ins>
      <w:ins w:id="82" w:author="Beaudette, Dylan - NRCS, Sonora, CA" w:date="2022-04-07T21:03:00Z">
        <w:r w:rsidR="00F272E4">
          <w:t xml:space="preserve">match </w:t>
        </w:r>
      </w:ins>
      <w:ins w:id="83" w:author="Beaudette, Dylan - NRCS, Sonora, CA" w:date="2022-04-07T21:02:00Z">
        <w:r w:rsidR="00F272E4">
          <w:t xml:space="preserve">all </w:t>
        </w:r>
      </w:ins>
      <w:ins w:id="84" w:author="Beaudette, Dylan - NRCS, Sonora, CA" w:date="2022-04-07T21:03:00Z">
        <w:r w:rsidR="00F272E4">
          <w:t xml:space="preserve">horizon designations </w:t>
        </w:r>
        <w:r w:rsidR="005B0766">
          <w:t>contain</w:t>
        </w:r>
      </w:ins>
      <w:ins w:id="85" w:author="Beaudette, Dylan - NRCS, Sonora, CA" w:date="2022-04-07T21:04:00Z">
        <w:r w:rsidR="005B0766">
          <w:t xml:space="preserve">ing </w:t>
        </w:r>
      </w:ins>
      <w:ins w:id="86" w:author="Beaudette, Dylan - NRCS, Sonora, CA" w:date="2022-04-07T21:03:00Z">
        <w:r w:rsidR="00F272E4">
          <w:t>“Bt” (case sensitive)</w:t>
        </w:r>
      </w:ins>
      <w:r>
        <w:t xml:space="preserve">. </w:t>
      </w:r>
      <w:del w:id="87" w:author="Beaudette, Dylan - NRCS, Sonora, CA" w:date="2022-04-07T21:00:00Z">
        <w:r w:rsidDel="00C44C35">
          <w:delText>Given a set of Clarksville soil series profiles</w:delText>
        </w:r>
      </w:del>
      <w:ins w:id="88" w:author="Beaudette, Dylan - NRCS, Sonora, CA" w:date="2022-04-07T21:00:00Z">
        <w:r w:rsidR="00C44C35">
          <w:t xml:space="preserve">Within a </w:t>
        </w:r>
        <w:r w:rsidR="00C44C35" w:rsidRPr="00C44C35">
          <w:rPr>
            <w:rFonts w:ascii="Consolas" w:hAnsi="Consolas"/>
            <w:sz w:val="22"/>
            <w:szCs w:val="22"/>
            <w:rPrChange w:id="89" w:author="Beaudette, Dylan - NRCS, Sonora, CA" w:date="2022-04-07T21:00:00Z">
              <w:rPr/>
            </w:rPrChange>
          </w:rPr>
          <w:t>SoilProfileCollection</w:t>
        </w:r>
      </w:ins>
      <w:r w:rsidR="007D2092">
        <w:t>,</w:t>
      </w:r>
      <w:r>
        <w:t xml:space="preserve"> </w:t>
      </w:r>
      <w:ins w:id="90" w:author="Beaudette, Dylan - NRCS, Sonora, CA" w:date="2022-04-07T21:00:00Z">
        <w:r w:rsidR="00C44C35">
          <w:t>the</w:t>
        </w:r>
      </w:ins>
      <w:del w:id="91" w:author="Beaudette, Dylan - NRCS, Sonora, CA" w:date="2022-04-07T21:00:00Z">
        <w:r w:rsidDel="00C44C35">
          <w:delText>a</w:delText>
        </w:r>
      </w:del>
      <w:r>
        <w:t xml:space="preserve"> </w:t>
      </w:r>
      <w:r>
        <w:rPr>
          <w:rStyle w:val="VerbatimChar"/>
        </w:rPr>
        <w:t>minDepthOf()</w:t>
      </w:r>
      <w:r>
        <w:t xml:space="preserve"> and </w:t>
      </w:r>
      <w:r>
        <w:rPr>
          <w:rStyle w:val="VerbatimChar"/>
        </w:rPr>
        <w:t>maxDepthOf()</w:t>
      </w:r>
      <w:r>
        <w:t xml:space="preserve"> operations provide additional utility to find either the top (shallowest) or bottom (deepest) depth to a matching horizon pattern. These functions provide convenience handling for missing values or when target patterns are not found within a profile. Results are returned as a numeric vector for single profiles or a </w:t>
      </w:r>
      <w:r>
        <w:rPr>
          <w:rStyle w:val="VerbatimChar"/>
        </w:rPr>
        <w:t>data.frame</w:t>
      </w:r>
      <w:r>
        <w:t xml:space="preserve"> of results with profile ID, horizon ID, top or bottom depths, horizon designation and pattern provided. Profile sketches in Figure 1</w:t>
      </w:r>
      <w:r w:rsidR="001F5826">
        <w:t>1</w:t>
      </w:r>
      <w:r>
        <w:t xml:space="preserve">.7 have been sorted by values returned by the </w:t>
      </w:r>
      <w:r>
        <w:rPr>
          <w:rStyle w:val="VerbatimChar"/>
        </w:rPr>
        <w:t>depthOf()</w:t>
      </w:r>
      <w:r>
        <w:t xml:space="preserve"> function, first according to depth of “3Bt4” GHL and second according to depth of “2Bt3” GHL.</w:t>
      </w:r>
    </w:p>
    <w:p w14:paraId="76C43827" w14:textId="15A31DD9" w:rsidR="00623CAA" w:rsidRDefault="00CF2B15">
      <w:pPr>
        <w:pStyle w:val="Heading3"/>
      </w:pPr>
      <w:bookmarkStart w:id="92" w:name="change-of-support"/>
      <w:bookmarkEnd w:id="37"/>
      <w:r>
        <w:rPr>
          <w:rStyle w:val="SectionNumber"/>
        </w:rPr>
        <w:t>1</w:t>
      </w:r>
      <w:r w:rsidR="00807ECE">
        <w:rPr>
          <w:rStyle w:val="SectionNumber"/>
        </w:rPr>
        <w:t>1</w:t>
      </w:r>
      <w:r>
        <w:rPr>
          <w:rStyle w:val="SectionNumber"/>
        </w:rPr>
        <w:t>.3.4</w:t>
      </w:r>
      <w:r>
        <w:tab/>
        <w:t xml:space="preserve">Change of </w:t>
      </w:r>
      <w:r w:rsidR="007A645B">
        <w:t xml:space="preserve">Depth </w:t>
      </w:r>
      <w:r>
        <w:t>Support</w:t>
      </w:r>
    </w:p>
    <w:p w14:paraId="60AB2E1F" w14:textId="39539242"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harmonized </w:t>
      </w:r>
      <w:r w:rsidR="009F3CF4">
        <w:t>comprising a</w:t>
      </w:r>
      <w:r>
        <w:t xml:space="preserve"> change of </w:t>
      </w:r>
      <w:r w:rsidR="00D60315">
        <w:t xml:space="preserve">depth </w:t>
      </w:r>
      <w:r>
        <w:t xml:space="preserve">support. A simple down-scaling of horizons (without interpolation) into a </w:t>
      </w:r>
      <w:r>
        <w:lastRenderedPageBreak/>
        <w:t xml:space="preserve">regular sequence of thinner depth slices, referred to as “slicing,” is implemented in the </w:t>
      </w:r>
      <w:r>
        <w:rPr>
          <w:rStyle w:val="VerbatimChar"/>
        </w:rPr>
        <w:t>dice()</w:t>
      </w:r>
      <w:r>
        <w:t xml:space="preserve"> function (Figure 1</w:t>
      </w:r>
      <w:r w:rsidR="001F5826">
        <w:t>1</w:t>
      </w:r>
      <w:r>
        <w:t xml:space="preserve">.8A). The </w:t>
      </w:r>
      <w:r>
        <w:rPr>
          <w:rStyle w:val="VerbatimChar"/>
        </w:rPr>
        <w:t>segment()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spc2mpspline()</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3E9D0AD4" w:rsidR="00623CAA" w:rsidRDefault="00CF2B15">
      <w:pPr>
        <w:pStyle w:val="BodyText"/>
      </w:pPr>
      <w:r>
        <w:t xml:space="preserve">A change of support operation performed over all profiles in a </w:t>
      </w:r>
      <w:r w:rsidR="007951EB">
        <w:t>collection result</w:t>
      </w:r>
      <w:r>
        <w:t xml:space="preserve"> in a statistical summary of that collection. The </w:t>
      </w:r>
      <w:r>
        <w:rPr>
          <w:rStyle w:val="VerbatimChar"/>
        </w:rPr>
        <w:t>slab()</w:t>
      </w:r>
      <w:r>
        <w:t xml:space="preserve"> function performs this kind of operation by “slicing” horizon data (continuous or categorical) into 1cm-thick depth intervals (Figure 1</w:t>
      </w:r>
      <w:r w:rsidR="001F5826">
        <w:t>1</w:t>
      </w:r>
      <w:r>
        <w:t>.8A), then aggregating “across” those depth intervals (Harradine 1963; Beaudette, Roudier, and O’Geen 2013). Continuous values are reduced to select percentiles (or any user-defined function) per slice, and categorical values are reduced to proportions (Figure 1</w:t>
      </w:r>
      <w:r w:rsidR="001F5826">
        <w:t>1</w:t>
      </w:r>
      <w:r>
        <w:t>.8B) (Beaudette, Dahlgren, and O’Geen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93" w:name="numerical-classification-of-soils"/>
      <w:bookmarkEnd w:id="20"/>
      <w:bookmarkEnd w:id="92"/>
      <w:r>
        <w:rPr>
          <w:rStyle w:val="SectionNumber"/>
        </w:rPr>
        <w:t>1</w:t>
      </w:r>
      <w:r w:rsidR="00CF2B15">
        <w:rPr>
          <w:rStyle w:val="SectionNumber"/>
        </w:rPr>
        <w:t>1.4</w:t>
      </w:r>
      <w:r w:rsidR="00CF2B15">
        <w:tab/>
        <w:t>Numerical Classification of Soils</w:t>
      </w:r>
    </w:p>
    <w:p w14:paraId="1D948122" w14:textId="10E88263" w:rsidR="00623CAA" w:rsidRDefault="00CF2B15">
      <w:pPr>
        <w:pStyle w:val="FirstParagraph"/>
      </w:pPr>
      <w:r>
        <w:t xml:space="preserve">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(Chesworth et al. 2008). A “numerical taxonomy” (Sneath and Sokal </w:t>
      </w:r>
      <w:r>
        <w:lastRenderedPageBreak/>
        <w:t>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(Arkley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Arkley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w:t>
      </w:r>
      <w:r w:rsidR="009C7BDD">
        <w:t>etc.</w:t>
      </w:r>
      <w:r>
        <w:t>).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20"/>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057E6B80" w:rsidR="00623CAA" w:rsidRDefault="00CF2B15">
      <w:pPr>
        <w:pStyle w:val="ImageCaption"/>
      </w:pPr>
      <w:r>
        <w:t xml:space="preserve">Figure </w:t>
      </w:r>
      <w:r w:rsidR="00807ECE">
        <w:t>1</w:t>
      </w:r>
      <w:r>
        <w:t xml:space="preserve">1.9: Graphical outline of the </w:t>
      </w:r>
      <w:ins w:id="94" w:author="Beaudette, Dylan - NRCS, Sonora, CA" w:date="2022-04-07T21:04:00Z">
        <w:r w:rsidR="007D1253">
          <w:t>Numerical Classification of Soil Profiles (</w:t>
        </w:r>
      </w:ins>
      <w:r>
        <w:t>NCSP</w:t>
      </w:r>
      <w:ins w:id="95" w:author="Beaudette, Dylan - NRCS, Sonora, CA" w:date="2022-04-07T21:04:00Z">
        <w:r w:rsidR="007D1253">
          <w:t>)</w:t>
        </w:r>
      </w:ins>
      <w:r>
        <w:t xml:space="preserve"> algorithm. Figure c/o Jon Maynard, adapted from Maynard et al. (2020).</w:t>
      </w:r>
    </w:p>
    <w:p w14:paraId="6CB81728" w14:textId="277018E8" w:rsidR="00623CAA" w:rsidRDefault="00CF2B15">
      <w:pPr>
        <w:pStyle w:val="BodyText"/>
      </w:pPr>
      <w:r>
        <w:t xml:space="preserve">The NCSP (Numerical Comparison of Soil Profiles) algorithm, implemented in the </w:t>
      </w:r>
      <w:r>
        <w:rPr>
          <w:i/>
          <w:iCs/>
        </w:rPr>
        <w:t>aqp</w:t>
      </w:r>
      <w:r>
        <w:t xml:space="preserve"> package for </w:t>
      </w:r>
      <w:r w:rsidR="00EF380B" w:rsidRPr="00DC311A">
        <w:rPr>
          <w:b/>
          <w:bCs/>
        </w:rPr>
        <w:t>R</w:t>
      </w:r>
      <w:r>
        <w:t xml:space="preserve">,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boolean attributes (Figure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O’Geen (2013). The resulting dissimilarity matrix can be used to assist with topics ranging from initial mapping (“similar/dissimilar” soils), comparisons below family-level </w:t>
      </w:r>
      <w:ins w:id="96" w:author="Beaudette, Dylan - NRCS, Sonora, CA" w:date="2022-04-07T21:05:00Z">
        <w:r w:rsidR="00E41A5A">
          <w:t xml:space="preserve">classification in </w:t>
        </w:r>
      </w:ins>
      <w:r>
        <w:t>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4BB91439" w:rsidR="00623CAA" w:rsidRDefault="00CF2B15">
      <w:pPr>
        <w:pStyle w:val="ImageCaption"/>
      </w:pPr>
      <w:r>
        <w:t xml:space="preserve">Figure </w:t>
      </w:r>
      <w:r w:rsidR="00807ECE">
        <w:t>1</w:t>
      </w:r>
      <w:r>
        <w:t xml:space="preserve">1.10: Soil profile sketches from Figure 7, arranged according to divisive hierarchical clustering of the distance matrix generated by the </w:t>
      </w:r>
      <w:ins w:id="97" w:author="Beaudette, Dylan - NRCS, Sonora, CA" w:date="2022-04-07T21:05:00Z">
        <w:r w:rsidR="00BD4B07">
          <w:t>Numerical Classification of Soil Profiles (</w:t>
        </w:r>
      </w:ins>
      <w:r>
        <w:t>NCSP</w:t>
      </w:r>
      <w:ins w:id="98" w:author="Beaudette, Dylan - NRCS, Sonora, CA" w:date="2022-04-07T21:05:00Z">
        <w:r w:rsidR="00BD4B07">
          <w:t>)</w:t>
        </w:r>
      </w:ins>
      <w:r>
        <w:t xml:space="preserve"> algorithm.</w:t>
      </w:r>
    </w:p>
    <w:p w14:paraId="3B171F84" w14:textId="4C418B8F"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1.10). A dendrogram was created from the distance matrix via divisive hierarchical clustering (Kaufman and Rousseeuw 2005), and combined with profile</w:t>
      </w:r>
      <w:del w:id="99" w:author="Beaudette, Dylan - NRCS, Sonora, CA" w:date="2022-04-07T21:05:00Z">
        <w:r w:rsidDel="00B724A5">
          <w:delText>s</w:delText>
        </w:r>
      </w:del>
      <w:r>
        <w:t xml:space="preserve"> sketches with the </w:t>
      </w:r>
      <w:r>
        <w:rPr>
          <w:rStyle w:val="VerbatimChar"/>
        </w:rPr>
        <w:t>plotProfileDendrogram()</w:t>
      </w:r>
      <w:r>
        <w:t xml:space="preserve"> function from the </w:t>
      </w:r>
      <w:r w:rsidRPr="00F963FC">
        <w:rPr>
          <w:rStyle w:val="VerbatimChar"/>
          <w:i/>
          <w:iCs/>
        </w:rPr>
        <w:t>sharpshootR</w:t>
      </w:r>
      <w:r>
        <w:t xml:space="preserve"> package. Profiles with similar GHL assignments, occurring at similar depths, are allocated to clusters defined by branching near the bottom of the dendrogram. When a combination of site (e.g.</w:t>
      </w:r>
      <w:r w:rsidR="00D6750A">
        <w:t>,</w:t>
      </w:r>
      <w:r>
        <w:t xml:space="preserve"> slope, drainage class, geoform, etc.) and horizon-level properties are requested, the final distance matrix is developed from a weighted average of the site and horizon-level distance matrices. Pair-wise distances between soil profiles can be difficult to interpret when a large number of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5215474A" w:rsidR="00623CAA" w:rsidRDefault="00CF2B15">
      <w:pPr>
        <w:pStyle w:val="Heading2"/>
      </w:pPr>
      <w:bookmarkStart w:id="100" w:name="water-balance"/>
      <w:bookmarkEnd w:id="93"/>
      <w:r>
        <w:rPr>
          <w:rStyle w:val="SectionNumber"/>
        </w:rPr>
        <w:t>1</w:t>
      </w:r>
      <w:r w:rsidR="00807ECE">
        <w:rPr>
          <w:rStyle w:val="SectionNumber"/>
        </w:rPr>
        <w:t>1</w:t>
      </w:r>
      <w:r>
        <w:rPr>
          <w:rStyle w:val="SectionNumber"/>
        </w:rPr>
        <w:t>.5</w:t>
      </w:r>
      <w:r>
        <w:tab/>
        <w:t>Water Balance</w:t>
      </w:r>
    </w:p>
    <w:p w14:paraId="64CDFEBD" w14:textId="0C70F973"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w:t>
      </w:r>
      <w:r w:rsidR="009F3CF4">
        <w:lastRenderedPageBreak/>
        <w:t>exploring the nuances of climate at a given point on the landscape.</w:t>
      </w:r>
      <w:r w:rsidR="00CF2B15">
        <w:t xml:space="preserve"> Water balance metrics 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James A Lutz 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2EE8A06D" w:rsidR="00623CAA" w:rsidRDefault="00CF2B15">
      <w:pPr>
        <w:pStyle w:val="ImageCaption"/>
      </w:pPr>
      <w:r>
        <w:t xml:space="preserve">Figure </w:t>
      </w:r>
      <w:r w:rsidR="00807ECE">
        <w:t>1</w:t>
      </w:r>
      <w:r>
        <w:t>1.11: Comparison of annual water balance metrics (</w:t>
      </w:r>
      <w:del w:id="101" w:author="Beaudette, Dylan - NRCS, Sonora, CA" w:date="2022-04-07T21:06:00Z">
        <w:r w:rsidDel="006729E0">
          <w:delText xml:space="preserve">VWC </w:delText>
        </w:r>
      </w:del>
      <w:ins w:id="102" w:author="Beaudette, Dylan - NRCS, Sonora, CA" w:date="2022-04-07T21:06:00Z">
        <w:r w:rsidR="006729E0">
          <w:t>volumetric water content</w:t>
        </w:r>
        <w:r w:rsidR="006729E0">
          <w:t xml:space="preserve"> </w:t>
        </w:r>
      </w:ins>
      <w:r>
        <w:t xml:space="preserve">and </w:t>
      </w:r>
      <w:del w:id="103" w:author="Beaudette, Dylan - NRCS, Sonora, CA" w:date="2022-04-07T21:06:00Z">
        <w:r w:rsidDel="0006020A">
          <w:delText>Precipitation</w:delText>
        </w:r>
      </w:del>
      <w:ins w:id="104" w:author="Beaudette, Dylan - NRCS, Sonora, CA" w:date="2022-04-07T21:06:00Z">
        <w:r w:rsidR="0006020A">
          <w:t>p</w:t>
        </w:r>
        <w:r w:rsidR="0006020A">
          <w:t>recipitation</w:t>
        </w:r>
      </w:ins>
      <w:r>
        <w:t xml:space="preserve">) for 2018 at </w:t>
      </w:r>
      <w:ins w:id="105" w:author="Beaudette, Dylan - NRCS, Sonora, CA" w:date="2022-04-07T21:06:00Z">
        <w:r w:rsidR="0019715A">
          <w:t>Soil Climate Analysis Network (</w:t>
        </w:r>
      </w:ins>
      <w:r>
        <w:t>SCAN</w:t>
      </w:r>
      <w:ins w:id="106" w:author="Beaudette, Dylan - NRCS, Sonora, CA" w:date="2022-04-07T21:06:00Z">
        <w:r w:rsidR="0019715A">
          <w:t>)</w:t>
        </w:r>
      </w:ins>
      <w:r>
        <w:t xml:space="preserve"> station 2194 in the Ozark Highlands.</w:t>
      </w:r>
    </w:p>
    <w:p w14:paraId="261DEAA3" w14:textId="3ED2D990" w:rsidR="00623CAA" w:rsidRDefault="00CF2B15">
      <w:pPr>
        <w:pStyle w:val="BodyText"/>
      </w:pPr>
      <w:r w:rsidRPr="00AC08D3">
        <w:t xml:space="preserve">The </w:t>
      </w:r>
      <w:r w:rsidRPr="007951EB">
        <w:rPr>
          <w:rStyle w:val="VerbatimChar"/>
          <w:rFonts w:asciiTheme="minorHAnsi" w:hAnsiTheme="minorHAnsi"/>
          <w:i/>
          <w:iCs/>
          <w:sz w:val="24"/>
        </w:rPr>
        <w:t>sharpshootR</w:t>
      </w:r>
      <w:r w:rsidRPr="00AC08D3">
        <w:t xml:space="preserve"> package provides methods</w:t>
      </w:r>
      <w:r>
        <w:t xml:space="preserve">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w:t>
      </w:r>
      <w:ins w:id="107" w:author="Beaudette, Dylan - NRCS, Sonora, CA" w:date="2022-04-07T21:06:00Z">
        <w:r w:rsidR="00C77448">
          <w:t xml:space="preserve"> </w:t>
        </w:r>
      </w:ins>
      <w:r>
        <w:t xml:space="preserve">(D), soil moisture storage (S), surplus (U), volumetric water content (VWC) on monthly and daily </w:t>
      </w:r>
      <w:r w:rsidR="003B7B32">
        <w:t>time steps</w:t>
      </w:r>
      <w:r w:rsidR="003B7B32">
        <w:rPr>
          <w:rStyle w:val="VerbatimChar"/>
          <w:rFonts w:asciiTheme="minorHAnsi" w:hAnsiTheme="minorHAnsi"/>
          <w:sz w:val="24"/>
        </w:rPr>
        <w:t xml:space="preserve"> </w:t>
      </w:r>
      <w:r w:rsidR="003B7B32">
        <w:rPr>
          <w:rStyle w:val="VerbatimChar"/>
        </w:rPr>
        <w:t>(monthlyWB()</w:t>
      </w:r>
      <w:r w:rsidR="003B7B32">
        <w:t xml:space="preserve"> and </w:t>
      </w:r>
      <w:r>
        <w:rPr>
          <w:rStyle w:val="VerbatimChar"/>
        </w:rPr>
        <w:t>dailyWB()</w:t>
      </w:r>
      <w:r w:rsidR="003B7B32">
        <w:rPr>
          <w:rStyle w:val="VerbatimChar"/>
          <w:rFonts w:asciiTheme="minorHAnsi" w:hAnsiTheme="minorHAnsi"/>
        </w:rPr>
        <w:t xml:space="preserve"> functions)</w:t>
      </w:r>
      <w:r>
        <w:t xml:space="preserve">. </w:t>
      </w:r>
      <w:r w:rsidR="003B7B32">
        <w:t xml:space="preserve">The </w:t>
      </w:r>
      <w:r>
        <w:rPr>
          <w:rStyle w:val="VerbatimChar"/>
        </w:rPr>
        <w:t>prepareDailyClimateData()</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w:t>
      </w:r>
      <w:r>
        <w:lastRenderedPageBreak/>
        <w:t xml:space="preserve">downloaded for the specified location and daily water balance metrics are estimated via </w:t>
      </w:r>
      <w:r>
        <w:rPr>
          <w:rStyle w:val="VerbatimChar"/>
        </w:rPr>
        <w:t>dailyWB_SSURGO()</w:t>
      </w:r>
      <w:r>
        <w:t>.</w:t>
      </w:r>
    </w:p>
    <w:p w14:paraId="64BF36D8" w14:textId="1B083BEC" w:rsidR="00623CAA" w:rsidRDefault="00CF2B15">
      <w:pPr>
        <w:pStyle w:val="BodyText"/>
      </w:pPr>
      <w:r>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w:t>
      </w:r>
      <w:ins w:id="108" w:author="Beaudette, Dylan - NRCS, Sonora, CA" w:date="2022-04-07T21:07:00Z">
        <w:r w:rsidR="002B6F0F">
          <w:t xml:space="preserve">soil characterization </w:t>
        </w:r>
      </w:ins>
      <w:del w:id="109" w:author="Beaudette, Dylan - NRCS, Sonora, CA" w:date="2022-04-07T21:07:00Z">
        <w:r w:rsidDel="002B6F0F">
          <w:delText xml:space="preserve">laboratory </w:delText>
        </w:r>
      </w:del>
      <w:r>
        <w:t xml:space="preserve">data in the Kellogg Soil Survey Laboratory (KSSL) </w:t>
      </w:r>
      <w:del w:id="110" w:author="Beaudette, Dylan - NRCS, Sonora, CA" w:date="2022-04-07T21:07:00Z">
        <w:r w:rsidDel="002B6F0F">
          <w:delText>system</w:delText>
        </w:r>
      </w:del>
      <w:ins w:id="111" w:author="Beaudette, Dylan - NRCS, Sonora, CA" w:date="2022-04-07T21:07:00Z">
        <w:r w:rsidR="002B6F0F">
          <w:t>records</w:t>
        </w:r>
      </w:ins>
      <w:r>
        <w:t xml:space="preserve">. The data in Figure </w:t>
      </w:r>
      <w:r w:rsidR="001F5826">
        <w:t>1</w:t>
      </w:r>
      <w:r>
        <w:t xml:space="preserve">1.11 were assembled through separate calls to </w:t>
      </w:r>
      <w:r>
        <w:rPr>
          <w:rStyle w:val="VerbatimChar"/>
        </w:rPr>
        <w:t>fetchSCAN()</w:t>
      </w:r>
      <w:r>
        <w:t xml:space="preserve"> for the SCAN climate station data and </w:t>
      </w:r>
      <w:r>
        <w:rPr>
          <w:rStyle w:val="VerbatimChar"/>
        </w:rPr>
        <w:t>dailyWB_SSURGO()</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112" w:name="conclusions"/>
      <w:bookmarkEnd w:id="100"/>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Pedology and geomorphology are inherently visual, field-based sciences that share a common paradigm and fundamental units of description. 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geopedologic concepts.</w:t>
      </w:r>
    </w:p>
    <w:p w14:paraId="6183AD1F" w14:textId="7D0D6163" w:rsidR="00987434" w:rsidRDefault="00CF2B15">
      <w:pPr>
        <w:pStyle w:val="BodyText"/>
        <w:rPr>
          <w:ins w:id="113" w:author="Skovlin, Jay - NRCS, Missoula, MT" w:date="2022-04-06T09:54:00Z"/>
        </w:rPr>
      </w:pPr>
      <w:commentRangeStart w:id="114"/>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w:t>
      </w:r>
      <w:r w:rsidR="005D7F98">
        <w:t>open source</w:t>
      </w:r>
      <w:r w:rsidR="00987434">
        <w:t xml:space="preserv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r w:rsidR="004E06FD">
        <w:t>Providing visual alternatives for viewing soil morphologic data and improving the quality and accessibility of soil survey data will foster greater use and application of soil survey data to inform</w:t>
      </w:r>
      <w:r w:rsidR="0082088C">
        <w:t xml:space="preserve"> all users</w:t>
      </w:r>
      <w:r w:rsidR="004E06FD">
        <w:t>.</w:t>
      </w:r>
      <w:commentRangeEnd w:id="114"/>
      <w:r w:rsidR="00AC0DE8">
        <w:rPr>
          <w:rStyle w:val="CommentReference"/>
        </w:rPr>
        <w:commentReference w:id="114"/>
      </w:r>
    </w:p>
    <w:p w14:paraId="50972FB0" w14:textId="7613D5D3" w:rsidR="00AF586B" w:rsidRDefault="00AF586B">
      <w:pPr>
        <w:pStyle w:val="Heading1"/>
        <w:rPr>
          <w:ins w:id="115" w:author="Beaudette, Dylan - NRCS, Sonora, CA" w:date="2022-04-07T21:08:00Z"/>
        </w:rPr>
      </w:pPr>
      <w:ins w:id="116" w:author="Beaudette, Dylan - NRCS, Sonora, CA" w:date="2022-04-07T21:08:00Z">
        <w:r>
          <w:t>Supplementary Information</w:t>
        </w:r>
      </w:ins>
    </w:p>
    <w:p w14:paraId="71FEE70D" w14:textId="72475664" w:rsidR="00AF586B" w:rsidRPr="00B94E38" w:rsidRDefault="0032727C" w:rsidP="00AF586B">
      <w:pPr>
        <w:pStyle w:val="BodyText"/>
        <w:rPr>
          <w:ins w:id="117" w:author="Beaudette, Dylan - NRCS, Sonora, CA" w:date="2022-04-07T21:08:00Z"/>
        </w:rPr>
        <w:pPrChange w:id="118" w:author="Beaudette, Dylan - NRCS, Sonora, CA" w:date="2022-04-07T21:08:00Z">
          <w:pPr>
            <w:pStyle w:val="Heading1"/>
          </w:pPr>
        </w:pPrChange>
      </w:pPr>
      <w:ins w:id="119" w:author="Beaudette, Dylan - NRCS, Sonora, CA" w:date="2022-04-07T21:11:00Z">
        <w:r>
          <w:t>Annotated</w:t>
        </w:r>
      </w:ins>
      <w:ins w:id="120" w:author="Beaudette, Dylan - NRCS, Sonora, CA" w:date="2022-04-07T21:08:00Z">
        <w:r w:rsidR="00AF586B">
          <w:t xml:space="preserve"> </w:t>
        </w:r>
      </w:ins>
      <w:ins w:id="121" w:author="Beaudette, Dylan - NRCS, Sonora, CA" w:date="2022-04-07T21:09:00Z">
        <w:r w:rsidR="00AF586B">
          <w:rPr>
            <w:b/>
            <w:bCs/>
          </w:rPr>
          <w:t>R</w:t>
        </w:r>
        <w:r w:rsidR="00AF586B">
          <w:t xml:space="preserve"> code used to create the figures and table within this chapter are posted at </w:t>
        </w:r>
      </w:ins>
      <w:ins w:id="122" w:author="Beaudette, Dylan - NRCS, Sonora, CA" w:date="2022-04-07T21:10:00Z">
        <w:r w:rsidRPr="0032727C">
          <w:rPr>
            <w:rFonts w:ascii="Consolas" w:hAnsi="Consolas"/>
            <w:sz w:val="22"/>
            <w:szCs w:val="22"/>
            <w:rPrChange w:id="123" w:author="Beaudette, Dylan - NRCS, Sonora, CA" w:date="2022-04-07T21:11:00Z">
              <w:rPr/>
            </w:rPrChange>
          </w:rPr>
          <w:t>https://github.com/ncss-tech/geopedology-chapter</w:t>
        </w:r>
      </w:ins>
      <w:ins w:id="124" w:author="Beaudette, Dylan - NRCS, Sonora, CA" w:date="2022-04-07T21:09:00Z">
        <w:r w:rsidR="00AF586B">
          <w:t xml:space="preserve">. The following package versions were used during the </w:t>
        </w:r>
      </w:ins>
      <w:ins w:id="125" w:author="Beaudette, Dylan - NRCS, Sonora, CA" w:date="2022-04-07T21:11:00Z">
        <w:r w:rsidR="0033667A">
          <w:t>preparation</w:t>
        </w:r>
      </w:ins>
      <w:ins w:id="126" w:author="Beaudette, Dylan - NRCS, Sonora, CA" w:date="2022-04-07T21:09:00Z">
        <w:r w:rsidR="00AF586B">
          <w:t xml:space="preserve"> of this content: </w:t>
        </w:r>
      </w:ins>
      <w:ins w:id="127" w:author="Beaudette, Dylan - NRCS, Sonora, CA" w:date="2022-04-07T21:10:00Z">
        <w:r w:rsidR="00AF586B" w:rsidRPr="00AF586B">
          <w:rPr>
            <w:i/>
            <w:iCs/>
            <w:rPrChange w:id="128" w:author="Beaudette, Dylan - NRCS, Sonora, CA" w:date="2022-04-07T21:10:00Z">
              <w:rPr/>
            </w:rPrChange>
          </w:rPr>
          <w:t>aqp</w:t>
        </w:r>
        <w:r w:rsidR="00AF586B">
          <w:t xml:space="preserve"> </w:t>
        </w:r>
        <w:r w:rsidR="00AF586B">
          <w:t>1.42</w:t>
        </w:r>
        <w:r w:rsidR="00AF586B">
          <w:t xml:space="preserve">, </w:t>
        </w:r>
        <w:r w:rsidR="00AF586B" w:rsidRPr="00AF586B">
          <w:rPr>
            <w:i/>
            <w:iCs/>
            <w:rPrChange w:id="129" w:author="Beaudette, Dylan - NRCS, Sonora, CA" w:date="2022-04-07T21:10:00Z">
              <w:rPr/>
            </w:rPrChange>
          </w:rPr>
          <w:t>soilDB</w:t>
        </w:r>
        <w:r w:rsidR="00AF586B">
          <w:t xml:space="preserve"> </w:t>
        </w:r>
        <w:r w:rsidR="00AF586B">
          <w:t>2.6.14</w:t>
        </w:r>
        <w:r w:rsidR="00AF586B">
          <w:t xml:space="preserve">, and </w:t>
        </w:r>
        <w:r w:rsidR="00AF586B" w:rsidRPr="00AF586B">
          <w:rPr>
            <w:i/>
            <w:iCs/>
            <w:rPrChange w:id="130" w:author="Beaudette, Dylan - NRCS, Sonora, CA" w:date="2022-04-07T21:10:00Z">
              <w:rPr/>
            </w:rPrChange>
          </w:rPr>
          <w:t>sharpshootR</w:t>
        </w:r>
        <w:r w:rsidR="00AF586B">
          <w:t xml:space="preserve"> </w:t>
        </w:r>
        <w:r w:rsidR="00AF586B">
          <w:t>1.9.1</w:t>
        </w:r>
        <w:r w:rsidR="00AF586B">
          <w:t>.</w:t>
        </w:r>
      </w:ins>
    </w:p>
    <w:p w14:paraId="7C167799" w14:textId="0B79895B" w:rsidR="00623CAA" w:rsidDel="00987434" w:rsidRDefault="00CF2B15">
      <w:pPr>
        <w:pStyle w:val="BodyText"/>
        <w:rPr>
          <w:del w:id="131" w:author="Skovlin, Jay - NRCS, Missoula, MT" w:date="2022-04-06T10:00:00Z"/>
        </w:rPr>
      </w:pPr>
      <w:commentRangeStart w:id="132"/>
      <w:commentRangeStart w:id="133"/>
      <w:del w:id="134" w:author="Skovlin, Jay - NRCS, Missoula, MT" w:date="2022-04-06T10:00:00Z">
        <w:r w:rsidDel="00987434">
          <w:lastRenderedPageBreak/>
          <w:delText>Novel methodologies enable logical checks of data, profile sketches, soil color conversion, slice and slab aggregation, changing of depth support, numerical classification and quantitative synthesis across available soil survey data sources.</w:delText>
        </w:r>
        <w:commentRangeEnd w:id="132"/>
        <w:r w:rsidR="009F3CF4" w:rsidDel="00987434">
          <w:rPr>
            <w:rStyle w:val="CommentReference"/>
          </w:rPr>
          <w:commentReference w:id="132"/>
        </w:r>
      </w:del>
      <w:commentRangeEnd w:id="133"/>
      <w:r w:rsidR="00F46698">
        <w:rPr>
          <w:rStyle w:val="CommentReference"/>
        </w:rPr>
        <w:commentReference w:id="133"/>
      </w:r>
    </w:p>
    <w:p w14:paraId="04F72677" w14:textId="77777777" w:rsidR="00623CAA" w:rsidRDefault="00CF2B15">
      <w:pPr>
        <w:pStyle w:val="Heading1"/>
      </w:pPr>
      <w:bookmarkStart w:id="135" w:name="references"/>
      <w:bookmarkEnd w:id="0"/>
      <w:bookmarkEnd w:id="112"/>
      <w:r>
        <w:t>References</w:t>
      </w:r>
    </w:p>
    <w:p w14:paraId="188B5CB4" w14:textId="5358756D" w:rsidR="00623CAA" w:rsidRDefault="00CF2B15">
      <w:pPr>
        <w:pStyle w:val="Bibliography"/>
      </w:pPr>
      <w:bookmarkStart w:id="136" w:name="ref-zeileis_colorspace_pkg2020"/>
      <w:bookmarkStart w:id="137" w:name="refs"/>
      <w:r>
        <w:t>Zeileis</w:t>
      </w:r>
      <w:r w:rsidR="002E6C98">
        <w:t>, A.,</w:t>
      </w:r>
      <w:r>
        <w:t xml:space="preserve"> Fisher</w:t>
      </w:r>
      <w:r w:rsidR="002E6C98">
        <w:t>,</w:t>
      </w:r>
      <w:r>
        <w:t xml:space="preserve"> J</w:t>
      </w:r>
      <w:r w:rsidR="002E6C98">
        <w:t>.</w:t>
      </w:r>
      <w:r>
        <w:t>C</w:t>
      </w:r>
      <w:r w:rsidR="002E6C98">
        <w:t>.</w:t>
      </w:r>
      <w:r>
        <w:t>, Hornik</w:t>
      </w:r>
      <w:r w:rsidR="002E6C98">
        <w:t>,</w:t>
      </w:r>
      <w:r>
        <w:t xml:space="preserve"> K</w:t>
      </w:r>
      <w:r w:rsidR="002E6C98">
        <w:t>.</w:t>
      </w:r>
      <w:r>
        <w:t>, Ihaka</w:t>
      </w:r>
      <w:r w:rsidR="002E6C98">
        <w:t>,</w:t>
      </w:r>
      <w:r>
        <w:t xml:space="preserve"> R</w:t>
      </w:r>
      <w:r w:rsidR="002E6C98">
        <w:t>.</w:t>
      </w:r>
      <w:r>
        <w:t>, McWhite</w:t>
      </w:r>
      <w:r w:rsidR="002E6C98">
        <w:t>,</w:t>
      </w:r>
      <w:r>
        <w:t xml:space="preserve"> C</w:t>
      </w:r>
      <w:r w:rsidR="002E6C98">
        <w:t>.</w:t>
      </w:r>
      <w:r>
        <w:t>D</w:t>
      </w:r>
      <w:r w:rsidR="002E6C98">
        <w:t>.</w:t>
      </w:r>
      <w:r>
        <w:t>, Murrel</w:t>
      </w:r>
      <w:r w:rsidR="002E6C98">
        <w:t>,</w:t>
      </w:r>
      <w:r>
        <w:t>l P</w:t>
      </w:r>
      <w:r w:rsidR="002E6C98">
        <w:t>.</w:t>
      </w:r>
      <w:r>
        <w:t>, Stauffer</w:t>
      </w:r>
      <w:r w:rsidR="002E6C98">
        <w:t>,</w:t>
      </w:r>
      <w:r>
        <w:t xml:space="preserve"> R</w:t>
      </w:r>
      <w:r w:rsidR="002E6C98">
        <w:t>.</w:t>
      </w:r>
      <w:r>
        <w:t>, and Wilke</w:t>
      </w:r>
      <w:r w:rsidR="002E6C98">
        <w:t>,</w:t>
      </w:r>
      <w:r>
        <w:t xml:space="preserve"> C</w:t>
      </w:r>
      <w:r w:rsidR="002E6C98">
        <w:t>.</w:t>
      </w:r>
      <w:r>
        <w:t xml:space="preserve">O. 2020. “Colorspace: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138" w:name="_Hlk100147941"/>
      <w:bookmarkStart w:id="139" w:name="ref-Arkley1971"/>
      <w:bookmarkEnd w:id="136"/>
      <w:r>
        <w:t>Arkley, R. J.</w:t>
      </w:r>
      <w:bookmarkEnd w:id="138"/>
      <w:r>
        <w:t xml:space="preserve">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A7C071A" w:rsidR="00623CAA" w:rsidRDefault="0077223B">
      <w:pPr>
        <w:pStyle w:val="Bibliography"/>
      </w:pPr>
      <w:bookmarkStart w:id="140" w:name="ref-Arkley1976"/>
      <w:bookmarkEnd w:id="139"/>
      <w:r>
        <w:t>Arkley, R. J.</w:t>
      </w:r>
      <w:r w:rsidR="00CF2B15">
        <w:t xml:space="preserve"> 1976. “Statistical Methods in Soil Classification Research.” </w:t>
      </w:r>
      <w:r w:rsidR="00CF2B15">
        <w:rPr>
          <w:i/>
          <w:iCs/>
        </w:rPr>
        <w:t>Advances in Agronomy</w:t>
      </w:r>
      <w:r w:rsidR="00CF2B15">
        <w:t xml:space="preserve"> 28: 37–70. </w:t>
      </w:r>
      <w:hyperlink r:id="rId24">
        <w:r w:rsidR="00CF2B15">
          <w:rPr>
            <w:rStyle w:val="Hyperlink"/>
          </w:rPr>
          <w:t>https://doi.org/10.1016/S0065-2113(08)60552-0</w:t>
        </w:r>
      </w:hyperlink>
      <w:r w:rsidR="00CF2B15">
        <w:t>.</w:t>
      </w:r>
    </w:p>
    <w:p w14:paraId="27AB655C" w14:textId="77777777" w:rsidR="00623CAA" w:rsidRDefault="00CF2B15">
      <w:pPr>
        <w:pStyle w:val="Bibliography"/>
      </w:pPr>
      <w:bookmarkStart w:id="141" w:name="ref-Arkley_Ulrich1962"/>
      <w:bookmarkEnd w:id="140"/>
      <w:r>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142" w:name="ref-barron1986"/>
      <w:bookmarkEnd w:id="141"/>
      <w:r>
        <w:t xml:space="preserve">Barron, V, and J Torrent. 1986. “Use of the Kubelka-Munk Theory to Study the Influence of Iron Oxides on Soil Colour.”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143" w:name="ref-SPC_intro"/>
      <w:bookmarkEnd w:id="142"/>
      <w:r>
        <w:t xml:space="preserve">Beaudette, D. E. 2022. “Introduction to SoilProfileCollection Objects.” </w:t>
      </w:r>
      <w:hyperlink r:id="rId26">
        <w:r>
          <w:rPr>
            <w:rStyle w:val="Hyperlink"/>
          </w:rPr>
          <w:t>http://ncss-tech.github.io/AQP/aqp/aqp-intro.html</w:t>
        </w:r>
      </w:hyperlink>
      <w:r>
        <w:t>.</w:t>
      </w:r>
    </w:p>
    <w:p w14:paraId="06669C6E" w14:textId="77777777" w:rsidR="00623CAA" w:rsidRDefault="00CF2B15">
      <w:pPr>
        <w:pStyle w:val="Bibliography"/>
      </w:pPr>
      <w:bookmarkStart w:id="144" w:name="ref-beaudette2013_terrain"/>
      <w:bookmarkEnd w:id="143"/>
      <w:r>
        <w:t xml:space="preserve">Beaudette, D. E., R. A. Dahlgren, and A. T. O’Geen.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145" w:name="ref-beaudette2013_AQP"/>
      <w:bookmarkEnd w:id="144"/>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146" w:name="ref-Beaudette_DSMorph2016"/>
      <w:bookmarkEnd w:id="145"/>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147" w:name="ref-bishop1999modelling"/>
      <w:bookmarkEnd w:id="146"/>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148" w:name="ref-Brown2004"/>
      <w:bookmarkEnd w:id="147"/>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149" w:name="ref-Buntley1965"/>
      <w:bookmarkEnd w:id="148"/>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150" w:name="ref-Carre2009"/>
      <w:bookmarkEnd w:id="149"/>
      <w:r>
        <w:lastRenderedPageBreak/>
        <w:t xml:space="preserve">Carré, F., and M. Jacobson. 2009. “Numerical Classification of Soil Profile Data Using Distance Metrics.” </w:t>
      </w:r>
      <w:r>
        <w:rPr>
          <w:i/>
          <w:iCs/>
        </w:rPr>
        <w:t>Geoderma</w:t>
      </w:r>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151" w:name="ref-centore2012"/>
      <w:bookmarkEnd w:id="150"/>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152" w:name="ref-Chesworth2008"/>
      <w:bookmarkEnd w:id="151"/>
      <w:r>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Chesworth,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153" w:name="ref-Dale1989"/>
      <w:bookmarkEnd w:id="152"/>
      <w:r>
        <w:t xml:space="preserve">Dale, M. B., A. B. McBratney,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154" w:name="ref-data.table_pkg2021"/>
      <w:bookmarkEnd w:id="153"/>
      <w:r>
        <w:t xml:space="preserve">Dowle, Matt, and Arun Srinivasan. 2021. </w:t>
      </w:r>
      <w:r>
        <w:rPr>
          <w:i/>
          <w:iCs/>
        </w:rPr>
        <w:t>Data.table: Extension of ‘Data.frame‘</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155" w:name="ref-munsellinterpol_pkg2021"/>
      <w:bookmarkEnd w:id="154"/>
      <w:r>
        <w:t xml:space="preserve">Gama, Jose, Paul Centore, and Glenn Davis. 2021. </w:t>
      </w:r>
      <w:r>
        <w:rPr>
          <w:i/>
          <w:iCs/>
        </w:rPr>
        <w:t>Munsellinterpol: Interpolate Munsell Renotation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156" w:name="ref-Gower1971"/>
      <w:bookmarkEnd w:id="155"/>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77777777" w:rsidR="00623CAA" w:rsidRDefault="00CF2B15">
      <w:pPr>
        <w:pStyle w:val="Bibliography"/>
      </w:pPr>
      <w:bookmarkStart w:id="157" w:name="ref-Singh_et_al_2015"/>
      <w:bookmarkEnd w:id="156"/>
      <w:r>
        <w:t xml:space="preserve">Gurbir Singh, Keith W. Goyne, and John M. Kabrick. 2015. “Determinants of Total and Available Phosphorus in Forested Alfisols and Ultisols of the Ozark Highlands, USA.” </w:t>
      </w:r>
      <w:r>
        <w:rPr>
          <w:i/>
          <w:iCs/>
        </w:rPr>
        <w:t>Geoderma Regional</w:t>
      </w:r>
      <w:r>
        <w:t xml:space="preserve"> 5: 117–26.</w:t>
      </w:r>
    </w:p>
    <w:p w14:paraId="5F3A6722" w14:textId="77777777" w:rsidR="00623CAA" w:rsidRDefault="00CF2B15">
      <w:pPr>
        <w:pStyle w:val="Bibliography"/>
      </w:pPr>
      <w:bookmarkStart w:id="158" w:name="ref-harden1982"/>
      <w:bookmarkEnd w:id="157"/>
      <w:r>
        <w:t xml:space="preserve">Harden, Jennifer W. 1982. “A Quantitative Index of Soil Development from Field Descriptions: Examples from a Chronosequence in Central California.” </w:t>
      </w:r>
      <w:r>
        <w:rPr>
          <w:i/>
          <w:iCs/>
        </w:rPr>
        <w:t>Geoderma</w:t>
      </w:r>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159" w:name="ref-harradine1963"/>
      <w:bookmarkEnd w:id="158"/>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160" w:name="ref-raster_pkg2021"/>
      <w:bookmarkEnd w:id="159"/>
      <w:r>
        <w:t xml:space="preserve">Hijmans,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161" w:name="ref-Hole1960"/>
      <w:bookmarkEnd w:id="160"/>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162" w:name="ref-Hudson1992"/>
      <w:bookmarkEnd w:id="161"/>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163" w:name="ref-hurst1997"/>
      <w:bookmarkEnd w:id="162"/>
      <w:r>
        <w:t>H</w:t>
      </w:r>
      <w:r w:rsidR="00A76FA4">
        <w:t>urst</w:t>
      </w:r>
      <w:r>
        <w:t>, V</w:t>
      </w:r>
      <w:r w:rsidR="00A76FA4">
        <w:t>ernon</w:t>
      </w:r>
      <w:r>
        <w:t xml:space="preserve">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1F7C4D75" w14:textId="77777777" w:rsidR="00623CAA" w:rsidRDefault="00CF2B15">
      <w:pPr>
        <w:pStyle w:val="Bibliography"/>
      </w:pPr>
      <w:bookmarkStart w:id="164" w:name="ref-Lutz_et_al2010"/>
      <w:bookmarkEnd w:id="163"/>
      <w:r>
        <w:lastRenderedPageBreak/>
        <w:t xml:space="preserve">James A Lutz, Jerry F Franklin, Jan W Van Wagtendonk.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165" w:name="ref-Jenny1941Factors"/>
      <w:bookmarkEnd w:id="164"/>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166" w:name="ref-kabrick_et_al_2008"/>
      <w:bookmarkEnd w:id="165"/>
      <w:r>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502609A3" w:rsidR="00623CAA" w:rsidRDefault="0077223B">
      <w:pPr>
        <w:pStyle w:val="Bibliography"/>
      </w:pPr>
      <w:bookmarkStart w:id="167" w:name="ref-kabrick_et_al_2011"/>
      <w:bookmarkEnd w:id="166"/>
      <w:r>
        <w:t xml:space="preserve">Kabrick, John M., Daniel C. Dey, Randy G. Jensen, and Michael Wallendorf. </w:t>
      </w:r>
      <w:r w:rsidR="00CF2B15">
        <w:t xml:space="preserve">2011. “Landscape Determinants of Exchangeable Calcium and Magnesium in Ozark Highland Forest Soils.” </w:t>
      </w:r>
      <w:r w:rsidR="00CF2B15">
        <w:rPr>
          <w:i/>
          <w:iCs/>
        </w:rPr>
        <w:t>Soil Sci. Soc. Am. J.</w:t>
      </w:r>
      <w:r w:rsidR="00CF2B15">
        <w:t xml:space="preserve"> 75: 164–80.</w:t>
      </w:r>
    </w:p>
    <w:p w14:paraId="6AE8C295" w14:textId="77777777" w:rsidR="00623CAA" w:rsidRDefault="00CF2B15">
      <w:pPr>
        <w:pStyle w:val="Bibliography"/>
      </w:pPr>
      <w:bookmarkStart w:id="168" w:name="ref-Kaufman2005"/>
      <w:bookmarkEnd w:id="167"/>
      <w:r>
        <w:t xml:space="preserve">Kaufman, Leonard, and Peter J. Rousseeuw,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7E7DC9AF" w14:textId="77777777" w:rsidR="00623CAA" w:rsidRDefault="00CF2B15">
      <w:pPr>
        <w:pStyle w:val="Bibliography"/>
      </w:pPr>
      <w:bookmarkStart w:id="169" w:name="ref-Liles2013"/>
      <w:bookmarkEnd w:id="168"/>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p>
    <w:p w14:paraId="3AAF2CA5" w14:textId="77777777" w:rsidR="00623CAA" w:rsidRDefault="00CF2B15">
      <w:pPr>
        <w:pStyle w:val="Bibliography"/>
      </w:pPr>
      <w:bookmarkStart w:id="170" w:name="ref-cluster_pkg2021"/>
      <w:bookmarkEnd w:id="169"/>
      <w:r>
        <w:t xml:space="preserve">Maechler, Martin, Peter Rousseeuw, Anja Struyf, Mia Hubert, and Kurt Hornik. 2021. </w:t>
      </w:r>
      <w:r>
        <w:rPr>
          <w:i/>
          <w:iCs/>
        </w:rPr>
        <w:t>Cluster: Cluster Analysis Basics and Extensions</w:t>
      </w:r>
      <w:r>
        <w:t xml:space="preserve">. </w:t>
      </w:r>
      <w:hyperlink r:id="rId42">
        <w:r>
          <w:rPr>
            <w:rStyle w:val="Hyperlink"/>
          </w:rPr>
          <w:t>https://CRAN.R-project.org/package=cluster</w:t>
        </w:r>
      </w:hyperlink>
      <w:r>
        <w:t>.</w:t>
      </w:r>
    </w:p>
    <w:p w14:paraId="6D508956" w14:textId="77777777" w:rsidR="00623CAA" w:rsidRDefault="00CF2B15">
      <w:pPr>
        <w:pStyle w:val="Bibliography"/>
      </w:pPr>
      <w:bookmarkStart w:id="171" w:name="ref-Marcus1998"/>
      <w:bookmarkEnd w:id="170"/>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172" w:name="ref-Maynard_et_al_2020"/>
      <w:bookmarkEnd w:id="171"/>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173" w:name="ref-soiltexture_pkg2018"/>
      <w:bookmarkEnd w:id="172"/>
      <w:r>
        <w:t xml:space="preserve">Moeys, Julien. 2018. </w:t>
      </w:r>
      <w:r>
        <w:rPr>
          <w:i/>
          <w:iCs/>
        </w:rPr>
        <w:t>Soiltexture: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174" w:name="ref-Moore1972"/>
      <w:bookmarkEnd w:id="173"/>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175" w:name="ref-Munsell1947"/>
      <w:bookmarkEnd w:id="174"/>
      <w:r>
        <w:t xml:space="preserve">Munsell, A. H. 1947. </w:t>
      </w:r>
      <w:r>
        <w:rPr>
          <w:i/>
          <w:iCs/>
        </w:rPr>
        <w:t>A Color Notation</w:t>
      </w:r>
      <w:r>
        <w:t>. 10th ed. Munsell Color Company, Inc.</w:t>
      </w:r>
    </w:p>
    <w:p w14:paraId="6A1D7734" w14:textId="77777777" w:rsidR="00623CAA" w:rsidRDefault="00CF2B15">
      <w:pPr>
        <w:pStyle w:val="Bibliography"/>
      </w:pPr>
      <w:bookmarkStart w:id="176" w:name="ref-tibble_pkg2021"/>
      <w:bookmarkEnd w:id="175"/>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0773057F" w14:textId="77777777" w:rsidR="00623CAA" w:rsidRDefault="00CF2B15">
      <w:pPr>
        <w:pStyle w:val="Bibliography"/>
      </w:pPr>
      <w:bookmarkStart w:id="177" w:name="ref-meyers2011"/>
      <w:bookmarkEnd w:id="176"/>
      <w:r>
        <w:t xml:space="preserve">Myers, D. Brenton, Newell R. Kitchen, Kenneth A. Sudduth, Randall J. Miles, E. John Sadler, and Sabine Grunwald. 2011. “Peak Functions for Modeling High Resolution Soil Profile </w:t>
      </w:r>
      <w:r>
        <w:lastRenderedPageBreak/>
        <w:t xml:space="preserve">Data.” </w:t>
      </w:r>
      <w:r>
        <w:rPr>
          <w:i/>
          <w:iCs/>
        </w:rPr>
        <w:t>Geoderma</w:t>
      </w:r>
      <w:r>
        <w:t xml:space="preserve"> 166 (1): 74–83. https://doi.org/</w:t>
      </w:r>
      <w:hyperlink r:id="rId46">
        <w:r>
          <w:rPr>
            <w:rStyle w:val="Hyperlink"/>
          </w:rPr>
          <w:t>https://doi.org/10.1016/j.geoderma.2011.07.014</w:t>
        </w:r>
      </w:hyperlink>
      <w:r>
        <w:t>.</w:t>
      </w:r>
    </w:p>
    <w:p w14:paraId="62A6996C" w14:textId="77777777" w:rsidR="00623CAA" w:rsidRDefault="00CF2B15">
      <w:pPr>
        <w:pStyle w:val="Bibliography"/>
      </w:pPr>
      <w:bookmarkStart w:id="178" w:name="ref-mpspline2_pkg2020"/>
      <w:bookmarkEnd w:id="177"/>
      <w:r>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179" w:name="ref-soilweb2017"/>
      <w:bookmarkEnd w:id="178"/>
      <w:r>
        <w:t xml:space="preserve">O’Geen, A., M. Walkinshaw, and D. Beaudette. 2017. “SoilWeb: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180" w:name="ref-Pebesma2018_sf_pkg"/>
      <w:bookmarkEnd w:id="179"/>
      <w:r>
        <w:t xml:space="preserve">Pebesma, Edzer.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181" w:name="ref-farver_pkg2021"/>
      <w:bookmarkEnd w:id="180"/>
      <w:r>
        <w:t xml:space="preserve">Pedersen, Thomas Lin, Berendea Nicolae, and Romain François. 2021. </w:t>
      </w:r>
      <w:r>
        <w:rPr>
          <w:i/>
          <w:iCs/>
        </w:rPr>
        <w:t>Farver: High Performance Colour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182" w:name="ref-R"/>
      <w:bookmarkEnd w:id="181"/>
      <w:r>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183" w:name="ref-Rayner1966"/>
      <w:bookmarkEnd w:id="182"/>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184" w:name="ref-Roecker2016"/>
      <w:bookmarkEnd w:id="183"/>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185" w:name="ref-Sarkar1966"/>
      <w:bookmarkEnd w:id="184"/>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186" w:name="ref-Scheinost1999"/>
      <w:bookmarkEnd w:id="185"/>
      <w:r>
        <w:t xml:space="preserve">Scheinost, A. C., and U. Schwertmann. 1999. “Color Identification of Iron Oxides and Hydroxysulfates: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187" w:name="ref-FieldBookv3"/>
      <w:bookmarkEnd w:id="186"/>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188" w:name="ref-Schwertmann1993"/>
      <w:bookmarkEnd w:id="187"/>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189" w:name="ref-Sharma2005"/>
      <w:bookmarkEnd w:id="188"/>
      <w:r>
        <w:t xml:space="preserve">Sharma, Gaurav, Wencheng Wu, and Edul N. Dalal. 2005. “The Ciede2000 Color-Difference Formula: Implementation Notes, Supplementary Test Data, and Mathematical Observations.” </w:t>
      </w:r>
      <w:r>
        <w:rPr>
          <w:i/>
          <w:iCs/>
        </w:rPr>
        <w:t>Color Research &amp; Application</w:t>
      </w:r>
      <w:r>
        <w:t xml:space="preserve"> 30 (1): 21–30. https://doi.org/</w:t>
      </w:r>
      <w:hyperlink r:id="rId54">
        <w:r>
          <w:rPr>
            <w:rStyle w:val="Hyperlink"/>
          </w:rPr>
          <w:t>https://doi.org/10.1002/col.20070</w:t>
        </w:r>
      </w:hyperlink>
      <w:r>
        <w:t>.</w:t>
      </w:r>
    </w:p>
    <w:p w14:paraId="58E28004" w14:textId="77777777" w:rsidR="00623CAA" w:rsidRDefault="00CF2B15">
      <w:pPr>
        <w:pStyle w:val="Bibliography"/>
      </w:pPr>
      <w:bookmarkStart w:id="190" w:name="ref-Simonson1993"/>
      <w:bookmarkEnd w:id="189"/>
      <w:r>
        <w:lastRenderedPageBreak/>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191" w:name="ref-Sneath1973"/>
      <w:bookmarkEnd w:id="190"/>
      <w:r>
        <w:t xml:space="preserve">Sneath, Peter H. A., and Robert R. Sokal. 1973. </w:t>
      </w:r>
      <w:r>
        <w:rPr>
          <w:i/>
          <w:iCs/>
        </w:rPr>
        <w:t>Numerical Taxonomy</w:t>
      </w:r>
      <w:r>
        <w:t>. W.H. Freeman; Company.</w:t>
      </w:r>
    </w:p>
    <w:p w14:paraId="72D039FB" w14:textId="77777777" w:rsidR="00623CAA" w:rsidRDefault="00CF2B15">
      <w:pPr>
        <w:pStyle w:val="Bibliography"/>
      </w:pPr>
      <w:bookmarkStart w:id="192" w:name="_Hlk100148021"/>
      <w:bookmarkStart w:id="193" w:name="ref-SoilTaxonomy1999"/>
      <w:bookmarkEnd w:id="191"/>
      <w:r>
        <w:t>Soil Survey Staff.</w:t>
      </w:r>
      <w:bookmarkEnd w:id="192"/>
      <w:r>
        <w:t xml:space="preserve"> 1999. </w:t>
      </w:r>
      <w:r>
        <w:rPr>
          <w:i/>
          <w:iCs/>
        </w:rPr>
        <w:t>Soil Taxonomy: A Basic System of Soil Classification for Making and Interpreting Soil Surveys, u.s. Department of Agriculture Handbook 436</w:t>
      </w:r>
      <w:r>
        <w:t>. 2nd ed. Natural Resources Conservation Service.</w:t>
      </w:r>
    </w:p>
    <w:p w14:paraId="394D4A25" w14:textId="63DCF4D0" w:rsidR="00623CAA" w:rsidRDefault="0077223B">
      <w:pPr>
        <w:pStyle w:val="Bibliography"/>
      </w:pPr>
      <w:bookmarkStart w:id="194" w:name="ref-aqp_pkg_manual"/>
      <w:bookmarkEnd w:id="193"/>
      <w:r>
        <w:t>Soil Survey Staff.</w:t>
      </w:r>
      <w:r w:rsidR="00CF2B15">
        <w:t xml:space="preserve"> 2022a. “Online Manual for the </w:t>
      </w:r>
      <w:r w:rsidR="007951EB">
        <w:t>AQP</w:t>
      </w:r>
      <w:r w:rsidR="00CF2B15">
        <w:t xml:space="preserve"> Package.” </w:t>
      </w:r>
      <w:hyperlink r:id="rId55">
        <w:r w:rsidR="00CF2B15">
          <w:rPr>
            <w:rStyle w:val="Hyperlink"/>
          </w:rPr>
          <w:t>http://ncss-tech.github.io/aqp/</w:t>
        </w:r>
      </w:hyperlink>
      <w:r w:rsidR="00CF2B15">
        <w:t>.</w:t>
      </w:r>
    </w:p>
    <w:p w14:paraId="65223FEF" w14:textId="70E3EF45" w:rsidR="00623CAA" w:rsidRDefault="0077223B">
      <w:pPr>
        <w:pStyle w:val="Bibliography"/>
      </w:pPr>
      <w:bookmarkStart w:id="195" w:name="ref-ssurgo"/>
      <w:bookmarkEnd w:id="194"/>
      <w:r>
        <w:t>Soil Survey Staff.</w:t>
      </w:r>
      <w:r w:rsidR="00CF2B15">
        <w:t xml:space="preserve"> 2022b. “Soil Survey Geographic (SSURGO) Database.” Edited by Natural Resources Conservation Service, United States Department of Agriculture. </w:t>
      </w:r>
      <w:hyperlink r:id="rId56">
        <w:r w:rsidR="00CF2B15">
          <w:rPr>
            <w:rStyle w:val="Hyperlink"/>
          </w:rPr>
          <w:t>https://sdmdataaccess.sc.egov.usda.gov/</w:t>
        </w:r>
      </w:hyperlink>
      <w:r w:rsidR="00CF2B15">
        <w:t>.</w:t>
      </w:r>
    </w:p>
    <w:p w14:paraId="6DFBB380" w14:textId="0CAE913E" w:rsidR="00623CAA" w:rsidRDefault="0077223B">
      <w:pPr>
        <w:pStyle w:val="Bibliography"/>
      </w:pPr>
      <w:bookmarkStart w:id="196" w:name="ref-SSTN2"/>
      <w:bookmarkEnd w:id="195"/>
      <w:r>
        <w:t>Soil Survey Staff.</w:t>
      </w:r>
      <w:r w:rsidR="00CF2B15">
        <w:t xml:space="preserve"> 2022c. “Soil Survey Technical Note 2.” Edited by Natural Resources Conservation Service, United States Department of Agriculture. </w:t>
      </w:r>
      <w:hyperlink r:id="rId57">
        <w:r w:rsidR="00CF2B15">
          <w:rPr>
            <w:rStyle w:val="Hyperlink"/>
          </w:rPr>
          <w:t>https://www.nrcs.usda.gov/wps/portal/nrcs/detail/soils/ref/?cid=nrcs142p2_053569</w:t>
        </w:r>
      </w:hyperlink>
      <w:r w:rsidR="00CF2B15">
        <w:t>.</w:t>
      </w:r>
    </w:p>
    <w:p w14:paraId="6C22231E" w14:textId="77777777" w:rsidR="00623CAA" w:rsidRDefault="00CF2B15">
      <w:pPr>
        <w:pStyle w:val="Bibliography"/>
      </w:pPr>
      <w:bookmarkStart w:id="197" w:name="ref-SoilSurveyManual2017"/>
      <w:bookmarkEnd w:id="196"/>
      <w:r>
        <w:t xml:space="preserve">Staff, Soil Science Division.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198" w:name="ref-Stephenson1998"/>
      <w:bookmarkEnd w:id="197"/>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199" w:name="ref-thompson1996"/>
      <w:bookmarkEnd w:id="198"/>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200" w:name="ref-Thornthwaite1948"/>
      <w:bookmarkEnd w:id="199"/>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201" w:name="ref-DAYMET"/>
      <w:bookmarkEnd w:id="200"/>
      <w:r>
        <w:t xml:space="preserve">Thornton, M. M., R. Shrestha, Y. Wei, P. E. Thornton, S. Kao, and B. E. Wilson. 2020. “Daymet: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202" w:name="ref-compositions_pkg2021"/>
      <w:bookmarkEnd w:id="201"/>
      <w:r>
        <w:t xml:space="preserve">van den Boogaart, K. Gerald, Raimon Tolosana-Delgado, and Matevz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203" w:name="ref-Rossel_et_al_2006"/>
      <w:bookmarkEnd w:id="202"/>
      <w:r>
        <w:t xml:space="preserve">Viscarra Rossel, R. A., B. Minasny, P. Roudier, and A. B. McBratney. 2006. “Colour Space Models for Soil Science.” </w:t>
      </w:r>
      <w:r>
        <w:rPr>
          <w:i/>
          <w:iCs/>
        </w:rPr>
        <w:t>Geoderma</w:t>
      </w:r>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204" w:name="ref-Wagenet1991"/>
      <w:bookmarkEnd w:id="203"/>
      <w:r>
        <w:lastRenderedPageBreak/>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205" w:name="ref-Wills2007"/>
      <w:bookmarkEnd w:id="204"/>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206" w:name="ref-Wysocki_et_al_2005"/>
      <w:bookmarkEnd w:id="205"/>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207" w:name="ref-Zinck_geoped2016"/>
      <w:bookmarkEnd w:id="206"/>
      <w:r>
        <w:t xml:space="preserve">Zinck, J. A. 2016. “The Geopedologic Approach.” In </w:t>
      </w:r>
      <w:r>
        <w:rPr>
          <w:i/>
          <w:iCs/>
        </w:rPr>
        <w:t>Geopedology</w:t>
      </w:r>
      <w:r>
        <w:t xml:space="preserve">, edited by Metternicht Zinck J. A. and H. Francisco Del Valle, 27–59. Springer International Publishing. </w:t>
      </w:r>
      <w:hyperlink r:id="rId64">
        <w:r>
          <w:rPr>
            <w:rStyle w:val="Hyperlink"/>
          </w:rPr>
          <w:t>https://doi.org/10.1007/978-3-319-19159-1_4</w:t>
        </w:r>
      </w:hyperlink>
      <w:r>
        <w:t>.</w:t>
      </w:r>
      <w:bookmarkEnd w:id="135"/>
      <w:bookmarkEnd w:id="137"/>
      <w:bookmarkEnd w:id="207"/>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2" w:author="Beaudette, Dylan - NRCS, Sonora, CA" w:date="2022-04-07T21:32:00Z" w:initials="BD-NSC">
    <w:p w14:paraId="686AE9A0" w14:textId="19BB5927" w:rsidR="00375040" w:rsidRDefault="00375040">
      <w:pPr>
        <w:pStyle w:val="CommentText"/>
      </w:pPr>
      <w:r>
        <w:rPr>
          <w:rStyle w:val="CommentReference"/>
        </w:rPr>
        <w:annotationRef/>
      </w:r>
      <w:r>
        <w:t>Still kind of awkward. Any ideas?</w:t>
      </w:r>
    </w:p>
  </w:comment>
  <w:comment w:id="114" w:author="Beaudette, Dylan - NRCS, Sonora, CA" w:date="2022-04-07T21:33:00Z" w:initials="BD-NSC">
    <w:p w14:paraId="32D48206" w14:textId="704BA7F3" w:rsidR="00AC0DE8" w:rsidRDefault="00AC0DE8">
      <w:pPr>
        <w:pStyle w:val="CommentText"/>
      </w:pPr>
      <w:r>
        <w:rPr>
          <w:rStyle w:val="CommentReference"/>
        </w:rPr>
        <w:annotationRef/>
      </w:r>
      <w:r>
        <w:t>This final paragraph seems OK to me.</w:t>
      </w:r>
    </w:p>
  </w:comment>
  <w:comment w:id="132" w:author="Skovlin, Jay - NRCS, Missoula, MT" w:date="2022-04-06T08:30:00Z" w:initials="SJNMM">
    <w:p w14:paraId="24C01DE7" w14:textId="2DACB218" w:rsidR="009F3CF4" w:rsidRDefault="009F3CF4">
      <w:pPr>
        <w:pStyle w:val="CommentText"/>
      </w:pPr>
      <w:r>
        <w:rPr>
          <w:rStyle w:val="CommentReference"/>
        </w:rPr>
        <w:annotationRef/>
      </w:r>
      <w:r>
        <w:t>I’m not in love with this as a final sentence….it is kind of a laundry list.  We need something with more punch to end with.</w:t>
      </w:r>
    </w:p>
  </w:comment>
  <w:comment w:id="133" w:author="Beaudette, Dylan - NRCS, Sonora, CA" w:date="2022-04-06T11:59:00Z" w:initials="BD-NSC">
    <w:p w14:paraId="16D9159E" w14:textId="77777777" w:rsidR="00F46698" w:rsidRDefault="00F46698">
      <w:pPr>
        <w:pStyle w:val="CommentText"/>
      </w:pPr>
      <w:r>
        <w:rPr>
          <w:rStyle w:val="CommentReference"/>
        </w:rPr>
        <w:annotationRef/>
      </w:r>
      <w:r>
        <w:t>Will think about this. Themes that come to mind:</w:t>
      </w:r>
    </w:p>
    <w:p w14:paraId="4936394E" w14:textId="77777777" w:rsidR="00F46698" w:rsidRDefault="00F46698">
      <w:pPr>
        <w:pStyle w:val="CommentText"/>
      </w:pPr>
    </w:p>
    <w:p w14:paraId="28911012" w14:textId="77777777" w:rsidR="00F46698" w:rsidRDefault="00F46698" w:rsidP="00F46698">
      <w:pPr>
        <w:pStyle w:val="CommentText"/>
        <w:numPr>
          <w:ilvl w:val="0"/>
          <w:numId w:val="4"/>
        </w:numPr>
      </w:pPr>
      <w:r>
        <w:t xml:space="preserve"> Improved consistency / quality</w:t>
      </w:r>
    </w:p>
    <w:p w14:paraId="1BC2F2C3" w14:textId="77777777" w:rsidR="00F46698" w:rsidRDefault="00F46698" w:rsidP="00F46698">
      <w:pPr>
        <w:pStyle w:val="CommentText"/>
        <w:numPr>
          <w:ilvl w:val="0"/>
          <w:numId w:val="4"/>
        </w:numPr>
      </w:pPr>
      <w:r>
        <w:t xml:space="preserve"> Better use of soil morphologic data</w:t>
      </w:r>
    </w:p>
    <w:p w14:paraId="0E0B492C" w14:textId="61F794FC" w:rsidR="00F46698" w:rsidRDefault="00F46698" w:rsidP="00F46698">
      <w:pPr>
        <w:pStyle w:val="CommentText"/>
        <w:numPr>
          <w:ilvl w:val="0"/>
          <w:numId w:val="4"/>
        </w:numPr>
      </w:pPr>
      <w:r>
        <w:t xml:space="preserve"> Visual alternatives to tables of horizon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6AE9A0" w15:done="0"/>
  <w15:commentEx w15:paraId="32D48206" w15:done="0"/>
  <w15:commentEx w15:paraId="24C01DE7" w15:done="0"/>
  <w15:commentEx w15:paraId="0E0B492C" w15:paraIdParent="24C01D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9D6E0" w16cex:dateUtc="2022-04-08T04:32:00Z"/>
  <w16cex:commentExtensible w16cex:durableId="25F9D728" w16cex:dateUtc="2022-04-08T04:33:00Z"/>
  <w16cex:commentExtensible w16cex:durableId="25F7CE2C" w16cex:dateUtc="2022-04-06T14:30:00Z"/>
  <w16cex:commentExtensible w16cex:durableId="25F7FF32" w16cex:dateUtc="2022-04-06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6AE9A0" w16cid:durableId="25F9D6E0"/>
  <w16cid:commentId w16cid:paraId="32D48206" w16cid:durableId="25F9D728"/>
  <w16cid:commentId w16cid:paraId="24C01DE7" w16cid:durableId="25F7CE2C"/>
  <w16cid:commentId w16cid:paraId="0E0B492C" w16cid:durableId="25F7F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6E1DC" w14:textId="77777777" w:rsidR="00D61B15" w:rsidRDefault="00D61B15">
      <w:pPr>
        <w:spacing w:after="0"/>
      </w:pPr>
      <w:r>
        <w:separator/>
      </w:r>
    </w:p>
  </w:endnote>
  <w:endnote w:type="continuationSeparator" w:id="0">
    <w:p w14:paraId="16DD9D69" w14:textId="77777777" w:rsidR="00D61B15" w:rsidRDefault="00D61B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2FE7E" w14:textId="77777777" w:rsidR="00D61B15" w:rsidRDefault="00D61B15">
      <w:r>
        <w:separator/>
      </w:r>
    </w:p>
  </w:footnote>
  <w:footnote w:type="continuationSeparator" w:id="0">
    <w:p w14:paraId="2D9664C8" w14:textId="77777777" w:rsidR="00D61B15" w:rsidRDefault="00D61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8F3"/>
    <w:multiLevelType w:val="hybridMultilevel"/>
    <w:tmpl w:val="ECF89566"/>
    <w:lvl w:ilvl="0" w:tplc="301E3E5E">
      <w:start w:val="1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60225273"/>
    <w:multiLevelType w:val="hybridMultilevel"/>
    <w:tmpl w:val="7124FD6C"/>
    <w:lvl w:ilvl="0" w:tplc="FD3ECC34">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288"/>
    <w:multiLevelType w:val="hybridMultilevel"/>
    <w:tmpl w:val="788E5E04"/>
    <w:lvl w:ilvl="0" w:tplc="ADC63160">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udette, Dylan - NRCS, Sonora, CA">
    <w15:presenceInfo w15:providerId="AD" w15:userId="S::dylan.beaudette@usda.gov::fd001dba-21aa-4f5e-a6c1-3c5accb90c73"/>
  </w15:person>
  <w15:person w15:author="Skovlin, Jay - NRCS, Missoula, MT">
    <w15:presenceInfo w15:providerId="AD" w15:userId="S::jay.skovlin@usda.gov::1f6c0fa2-d7e8-455f-b79d-b66ec97069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020A"/>
    <w:rsid w:val="00072929"/>
    <w:rsid w:val="000A5E60"/>
    <w:rsid w:val="000F7E0A"/>
    <w:rsid w:val="0019715A"/>
    <w:rsid w:val="001A3D33"/>
    <w:rsid w:val="001E7781"/>
    <w:rsid w:val="001F5826"/>
    <w:rsid w:val="00221766"/>
    <w:rsid w:val="00293003"/>
    <w:rsid w:val="002B6F0F"/>
    <w:rsid w:val="002D3E32"/>
    <w:rsid w:val="002E1C6D"/>
    <w:rsid w:val="002E6C98"/>
    <w:rsid w:val="002E7CA8"/>
    <w:rsid w:val="002F6751"/>
    <w:rsid w:val="00304C0A"/>
    <w:rsid w:val="0031333D"/>
    <w:rsid w:val="0032727C"/>
    <w:rsid w:val="0033667A"/>
    <w:rsid w:val="00375040"/>
    <w:rsid w:val="003B00B9"/>
    <w:rsid w:val="003B7B32"/>
    <w:rsid w:val="003C6F39"/>
    <w:rsid w:val="003D4243"/>
    <w:rsid w:val="004131C2"/>
    <w:rsid w:val="004322BA"/>
    <w:rsid w:val="004668E9"/>
    <w:rsid w:val="0049479B"/>
    <w:rsid w:val="004B18D7"/>
    <w:rsid w:val="004C3883"/>
    <w:rsid w:val="004C7BCE"/>
    <w:rsid w:val="004E06FD"/>
    <w:rsid w:val="004E29B3"/>
    <w:rsid w:val="0053456D"/>
    <w:rsid w:val="00541D20"/>
    <w:rsid w:val="00590D07"/>
    <w:rsid w:val="005B0766"/>
    <w:rsid w:val="005D7F98"/>
    <w:rsid w:val="005E30B0"/>
    <w:rsid w:val="00604D44"/>
    <w:rsid w:val="0061670F"/>
    <w:rsid w:val="00620E19"/>
    <w:rsid w:val="00623CAA"/>
    <w:rsid w:val="006347BF"/>
    <w:rsid w:val="00647140"/>
    <w:rsid w:val="006729E0"/>
    <w:rsid w:val="006C20EE"/>
    <w:rsid w:val="007572C0"/>
    <w:rsid w:val="0077223B"/>
    <w:rsid w:val="00784D58"/>
    <w:rsid w:val="0079193B"/>
    <w:rsid w:val="007951EB"/>
    <w:rsid w:val="007A645B"/>
    <w:rsid w:val="007D1253"/>
    <w:rsid w:val="007D2092"/>
    <w:rsid w:val="00807ECE"/>
    <w:rsid w:val="0082088C"/>
    <w:rsid w:val="00830CD5"/>
    <w:rsid w:val="00831447"/>
    <w:rsid w:val="00851878"/>
    <w:rsid w:val="00893227"/>
    <w:rsid w:val="008D436E"/>
    <w:rsid w:val="008D6863"/>
    <w:rsid w:val="008E2B49"/>
    <w:rsid w:val="008F38C6"/>
    <w:rsid w:val="00930825"/>
    <w:rsid w:val="009526BB"/>
    <w:rsid w:val="009667F2"/>
    <w:rsid w:val="00987434"/>
    <w:rsid w:val="00995776"/>
    <w:rsid w:val="009C44F9"/>
    <w:rsid w:val="009C7BDD"/>
    <w:rsid w:val="009F3CF4"/>
    <w:rsid w:val="00A505CB"/>
    <w:rsid w:val="00A62863"/>
    <w:rsid w:val="00A76FA4"/>
    <w:rsid w:val="00A834E9"/>
    <w:rsid w:val="00AC08D3"/>
    <w:rsid w:val="00AC0DE8"/>
    <w:rsid w:val="00AC171E"/>
    <w:rsid w:val="00AF586B"/>
    <w:rsid w:val="00AF6967"/>
    <w:rsid w:val="00AF73AA"/>
    <w:rsid w:val="00B003AC"/>
    <w:rsid w:val="00B357AD"/>
    <w:rsid w:val="00B52247"/>
    <w:rsid w:val="00B724A5"/>
    <w:rsid w:val="00B83170"/>
    <w:rsid w:val="00B86B75"/>
    <w:rsid w:val="00B9491C"/>
    <w:rsid w:val="00B94E38"/>
    <w:rsid w:val="00B96797"/>
    <w:rsid w:val="00BA4315"/>
    <w:rsid w:val="00BA710F"/>
    <w:rsid w:val="00BB1787"/>
    <w:rsid w:val="00BC48D5"/>
    <w:rsid w:val="00BC5BE1"/>
    <w:rsid w:val="00BD4B07"/>
    <w:rsid w:val="00BF14A4"/>
    <w:rsid w:val="00BF4952"/>
    <w:rsid w:val="00C1644B"/>
    <w:rsid w:val="00C243FC"/>
    <w:rsid w:val="00C36279"/>
    <w:rsid w:val="00C4357D"/>
    <w:rsid w:val="00C44C35"/>
    <w:rsid w:val="00C77448"/>
    <w:rsid w:val="00C9747C"/>
    <w:rsid w:val="00CB73C8"/>
    <w:rsid w:val="00CF2B15"/>
    <w:rsid w:val="00D23B71"/>
    <w:rsid w:val="00D60315"/>
    <w:rsid w:val="00D61B15"/>
    <w:rsid w:val="00D6750A"/>
    <w:rsid w:val="00D678EA"/>
    <w:rsid w:val="00DC311A"/>
    <w:rsid w:val="00DC4649"/>
    <w:rsid w:val="00E315A3"/>
    <w:rsid w:val="00E41A5A"/>
    <w:rsid w:val="00E45430"/>
    <w:rsid w:val="00E5791B"/>
    <w:rsid w:val="00EB6289"/>
    <w:rsid w:val="00EF3661"/>
    <w:rsid w:val="00EF380B"/>
    <w:rsid w:val="00F040E7"/>
    <w:rsid w:val="00F272E4"/>
    <w:rsid w:val="00F32A7D"/>
    <w:rsid w:val="00F46698"/>
    <w:rsid w:val="00F606B3"/>
    <w:rsid w:val="00F8269F"/>
    <w:rsid w:val="00F963FC"/>
    <w:rsid w:val="00FA6D92"/>
    <w:rsid w:val="00FB2DF2"/>
    <w:rsid w:val="00FD66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openxmlformats.org/officeDocument/2006/relationships/image" Target="media/image10.pn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image" Target="media/image1.png"/><Relationship Id="rId51" Type="http://schemas.openxmlformats.org/officeDocument/2006/relationships/hyperlink" Target="http://www.R-project.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25</Pages>
  <Words>9028</Words>
  <Characters>51466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Beaudette, Dylan - NRCS, Sonora, CA</cp:lastModifiedBy>
  <cp:revision>90</cp:revision>
  <dcterms:created xsi:type="dcterms:W3CDTF">2022-03-18T17:16:00Z</dcterms:created>
  <dcterms:modified xsi:type="dcterms:W3CDTF">2022-04-08T04:33:00Z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