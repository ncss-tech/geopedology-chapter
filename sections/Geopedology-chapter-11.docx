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4B7171E0"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r w:rsidR="00A505CB">
        <w:t xml:space="preserve">, </w:t>
      </w:r>
      <w:r>
        <w:t>leveraging the “</w:t>
      </w:r>
      <w:proofErr w:type="spellStart"/>
      <w:r>
        <w:t>aqp</w:t>
      </w:r>
      <w:proofErr w:type="spellEnd"/>
      <w:r>
        <w:t>”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proofErr w:type="gramStart"/>
      <w:r>
        <w:t>widely-used</w:t>
      </w:r>
      <w:proofErr w:type="gramEnd"/>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25206F36" w14:textId="541B9AC8" w:rsidR="00A505CB" w:rsidRPr="00DE0503" w:rsidRDefault="00A505CB" w:rsidP="00A505CB">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 </w:t>
      </w:r>
      <w:proofErr w:type="spellStart"/>
      <w:r w:rsidRPr="00DE0503">
        <w:t>Schoeneberger</w:t>
      </w:r>
      <w:proofErr w:type="spellEnd"/>
      <w:r w:rsidRPr="00DE0503">
        <w:t xml:space="preserve">, and </w:t>
      </w:r>
      <w:proofErr w:type="spellStart"/>
      <w:r w:rsidRPr="00DE0503">
        <w:t>LaGarry</w:t>
      </w:r>
      <w:proofErr w:type="spellEnd"/>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4C9D44EE" w14:textId="68573266" w:rsidR="00A505CB" w:rsidRDefault="00A505CB" w:rsidP="002E1C6D">
      <w:pPr>
        <w:pStyle w:val="FirstParagraph"/>
      </w:pPr>
    </w:p>
    <w:p w14:paraId="59C89251" w14:textId="69751B18" w:rsidR="002E1C6D" w:rsidRPr="002E1C6D" w:rsidRDefault="00CF2B15" w:rsidP="002E1C6D">
      <w:pPr>
        <w:pStyle w:val="FirstParagraph"/>
      </w:pPr>
      <w:r>
        <w:t xml:space="preserve">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0061CAD4"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proofErr w:type="gramStart"/>
      <w:r>
        <w:t>loosely-coordinated</w:t>
      </w:r>
      <w:proofErr w:type="gramEnd"/>
      <w:r>
        <w:t xml:space="preserve"> collection of </w:t>
      </w:r>
      <w:r>
        <w:rPr>
          <w:b/>
          <w:bCs/>
        </w:rPr>
        <w:t>R</w:t>
      </w:r>
      <w:r>
        <w:t xml:space="preserve"> scripts used to support the management, </w:t>
      </w:r>
      <w:r>
        <w:lastRenderedPageBreak/>
        <w:t>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48DBBF08" w:rsidR="00623CAA" w:rsidRDefault="00CF2B15">
      <w:pPr>
        <w:pStyle w:val="BodyText"/>
      </w:pPr>
      <w:r>
        <w:t xml:space="preserve">As functionality evolved, </w:t>
      </w:r>
      <w:r w:rsidR="00221766">
        <w:t xml:space="preserve">the AQP package </w:t>
      </w:r>
      <w:r>
        <w:t xml:space="preserve">was split into three main categories </w:t>
      </w:r>
      <w:r w:rsidR="009F3CF4">
        <w:t>which became</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43ED1A34"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221766" w:rsidRPr="00221766">
        <w:t xml:space="preserve"> </w:t>
      </w:r>
      <w:r w:rsidR="00221766">
        <w:t>and associated representative landscape</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6D7FE12E"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2DB56D02"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attempting to capture this complexity, and 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AFD71B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5" w:name="_Hlk99974093"/>
      <w:r>
        <w:rPr>
          <w:rStyle w:val="VerbatimChar"/>
        </w:rPr>
        <w:t>data.frame</w:t>
      </w:r>
      <w:r>
        <w:t xml:space="preserve"> </w:t>
      </w:r>
      <w:bookmarkEnd w:id="5"/>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AE17939"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w:t>
      </w:r>
      <w:proofErr w:type="gramStart"/>
      <w:r>
        <w:t>left and right hand</w:t>
      </w:r>
      <w:proofErr w:type="gramEnd"/>
      <w:r>
        <w:t xml:space="preserve">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xamples of bracket methods for subsetting profiles, sequences of horizons and top or bottom horizons (B).</w:t>
      </w:r>
    </w:p>
    <w:p w14:paraId="422FC239" w14:textId="54CB0B39"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w:t>
      </w:r>
      <w:proofErr w:type="gramStart"/>
      <w:r>
        <w:t>horizons, and</w:t>
      </w:r>
      <w:proofErr w:type="gramEnd"/>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37F8A791"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r>
        <w:rPr>
          <w:rStyle w:val="VerbatimChar"/>
        </w:rPr>
        <w:t>trunc()</w:t>
      </w:r>
      <w:r>
        <w:t>.</w:t>
      </w:r>
    </w:p>
    <w:p w14:paraId="7C8754AE" w14:textId="580144DF"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proofErr w:type="gramStart"/>
      <w:r w:rsidR="00A505CB">
        <w:t>The</w:t>
      </w:r>
      <w:r w:rsidR="00A505CB" w:rsidRPr="00A505CB">
        <w:t xml:space="preserve">  </w:t>
      </w:r>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47575DBA"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D66D2">
        <w:t xml:space="preserve"> </w:t>
      </w:r>
      <w:r>
        <w:t xml:space="preserve">and the 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124F9178" w:rsidR="00623CAA" w:rsidRDefault="00CF2B15">
      <w:pPr>
        <w:pStyle w:val="FirstParagraph"/>
      </w:pPr>
      <w:r>
        <w:t xml:space="preserve">The </w:t>
      </w:r>
      <w:r>
        <w:rPr>
          <w:i/>
          <w:iCs/>
        </w:rPr>
        <w:t>aqp</w:t>
      </w:r>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28E9BE4C"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 (</w:t>
      </w:r>
      <w:r w:rsidR="00CF2B15">
        <w:rPr>
          <w:rStyle w:val="VerbatimChar"/>
        </w:rPr>
        <w:t>NA</w:t>
      </w:r>
      <w:r w:rsidR="00CF2B15">
        <w:t xml:space="preserve">) top or bottom depth,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940DC8"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commentRangeStart w:id="8"/>
      <w:ins w:id="9" w:author="Skovlin, Jay - NRCS, Missoula, MT" w:date="2022-04-06T09:10:00Z">
        <w:r>
          <w:t xml:space="preserve">For </w:t>
        </w:r>
      </w:ins>
      <w:r w:rsidR="00CF2B15">
        <w:t>instance</w:t>
      </w:r>
      <w:r w:rsidR="006347BF">
        <w:t>,</w:t>
      </w:r>
      <w:r w:rsidR="00CF2B15">
        <w:t xml:space="preserve"> a morphologic description </w:t>
      </w:r>
      <w:del w:id="10" w:author="Skovlin, Jay - NRCS, Missoula, MT" w:date="2022-04-06T09:15:00Z">
        <w:r w:rsidR="00CF2B15" w:rsidDel="002E7CA8">
          <w:delText>omitting observed</w:delText>
        </w:r>
      </w:del>
      <w:ins w:id="11" w:author="Skovlin, Jay - NRCS, Missoula, MT" w:date="2022-04-06T09:15:00Z">
        <w:r w:rsidR="002E7CA8">
          <w:t>containing</w:t>
        </w:r>
      </w:ins>
      <w:r w:rsidR="00CF2B15">
        <w:t xml:space="preserve"> </w:t>
      </w:r>
      <w:ins w:id="12" w:author="Skovlin, Jay - NRCS, Missoula, MT" w:date="2022-04-06T09:12:00Z">
        <w:r w:rsidR="002E7CA8">
          <w:t>features with</w:t>
        </w:r>
      </w:ins>
      <w:ins w:id="13" w:author="Skovlin, Jay - NRCS, Missoula, MT" w:date="2022-04-06T09:13:00Z">
        <w:r w:rsidR="002E7CA8">
          <w:t xml:space="preserve"> omitted upper or undetermined lower depth as in the case of </w:t>
        </w:r>
      </w:ins>
      <w:del w:id="14" w:author="Skovlin, Jay - NRCS, Missoula, MT" w:date="2022-04-06T09:15:00Z">
        <w:r w:rsidR="00CF2B15" w:rsidDel="002E7CA8">
          <w:delText xml:space="preserve">but </w:delText>
        </w:r>
      </w:del>
      <w:del w:id="15" w:author="Skovlin, Jay - NRCS, Missoula, MT" w:date="2022-04-06T09:11:00Z">
        <w:r w:rsidR="00CF2B15" w:rsidDel="002E7CA8">
          <w:delText>un-sampled</w:delText>
        </w:r>
      </w:del>
      <w:r w:rsidR="00CF2B15">
        <w:t xml:space="preserve"> </w:t>
      </w:r>
      <w:ins w:id="16" w:author="Skovlin, Jay - NRCS, Missoula, MT" w:date="2022-04-06T09:15:00Z">
        <w:r w:rsidR="002E7CA8">
          <w:t xml:space="preserve">undescribed </w:t>
        </w:r>
      </w:ins>
      <w:r w:rsidR="00CF2B15">
        <w:t>organic horizons or soil profiles that have variable bedrock depth</w:t>
      </w:r>
      <w:ins w:id="17" w:author="Skovlin, Jay - NRCS, Missoula, MT" w:date="2022-04-06T09:15:00Z">
        <w:r w:rsidR="002E7CA8">
          <w:t xml:space="preserve"> bel</w:t>
        </w:r>
      </w:ins>
      <w:ins w:id="18" w:author="Skovlin, Jay - NRCS, Missoula, MT" w:date="2022-04-06T09:16:00Z">
        <w:r w:rsidR="002E7CA8">
          <w:t>ow initial contact</w:t>
        </w:r>
      </w:ins>
      <w:r w:rsidR="00CF2B15">
        <w:t>.</w:t>
      </w:r>
      <w:commentRangeEnd w:id="8"/>
      <w:r w:rsidR="002E7CA8">
        <w:rPr>
          <w:rStyle w:val="CommentReference"/>
        </w:rPr>
        <w:commentReference w:id="8"/>
      </w:r>
    </w:p>
    <w:p w14:paraId="60209C3E" w14:textId="247A4E0E" w:rsidR="00623CAA" w:rsidRDefault="00807ECE">
      <w:pPr>
        <w:pStyle w:val="Heading2"/>
      </w:pPr>
      <w:bookmarkStart w:id="19" w:name="soil-morphology"/>
      <w:bookmarkEnd w:id="4"/>
      <w:bookmarkEnd w:id="7"/>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w:t>
      </w:r>
      <w:commentRangeStart w:id="20"/>
      <w:commentRangeStart w:id="21"/>
      <w:r>
        <w:t>(e.g.</w:t>
      </w:r>
      <w:r w:rsidR="00D6750A">
        <w:t>,</w:t>
      </w:r>
      <w:r>
        <w:t> </w:t>
      </w:r>
      <w:commentRangeEnd w:id="20"/>
      <w:r w:rsidR="002E7CA8">
        <w:rPr>
          <w:rStyle w:val="CommentReference"/>
        </w:rPr>
        <w:commentReference w:id="20"/>
      </w:r>
      <w:commentRangeEnd w:id="21"/>
      <w:r w:rsidR="00F963FC">
        <w:rPr>
          <w:rStyle w:val="CommentReference"/>
        </w:rPr>
        <w:commentReference w:id="21"/>
      </w:r>
      <w:r>
        <w:t>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22"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w:t>
      </w:r>
      <w:r w:rsidR="009F3CF4">
        <w:t xml:space="preserve">Hurst </w:t>
      </w:r>
      <w:r>
        <w:t xml:space="preserve">1977), and </w:t>
      </w:r>
      <w:proofErr w:type="spellStart"/>
      <w:r>
        <w:t>melanization</w:t>
      </w:r>
      <w:proofErr w:type="spellEnd"/>
      <w:r>
        <w:t xml:space="preserve"> (Harden 1982; Thompson and Bell 1996) are implemented in the </w:t>
      </w:r>
      <w:r>
        <w:rPr>
          <w:i/>
          <w:iCs/>
        </w:rPr>
        <w:t>aqp</w:t>
      </w:r>
      <w:r>
        <w:t xml:space="preserve"> package.</w:t>
      </w:r>
    </w:p>
    <w:p w14:paraId="590E903C" w14:textId="4DC5968C" w:rsidR="00623CAA" w:rsidRDefault="00807ECE">
      <w:pPr>
        <w:pStyle w:val="Heading4"/>
      </w:pPr>
      <w:bookmarkStart w:id="23" w:name="color-conversion"/>
      <w:r>
        <w:rPr>
          <w:rStyle w:val="SectionNumber"/>
        </w:rPr>
        <w:t>1</w:t>
      </w:r>
      <w:r w:rsidR="00CF2B15">
        <w:rPr>
          <w:rStyle w:val="SectionNumber"/>
        </w:rPr>
        <w:t>1.3.1.1</w:t>
      </w:r>
      <w:r>
        <w:t xml:space="preserve"> </w:t>
      </w:r>
      <w:r w:rsidR="00CF2B15">
        <w:t>Color Conversion</w:t>
      </w:r>
    </w:p>
    <w:p w14:paraId="1EC044C9" w14:textId="7644E375"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w:t>
      </w:r>
      <w:r>
        <w:lastRenderedPageBreak/>
        <w:t>2012). Forward conversion from standard Munsell notation (e.g.</w:t>
      </w:r>
      <w:r w:rsidR="00D6750A">
        <w:t>,</w:t>
      </w:r>
      <w:r>
        <w:t xml:space="preserve"> 10YR 3/4) is performed via look-up table, derived from the renotation </w:t>
      </w:r>
      <w:proofErr w:type="gramStart"/>
      <w:r>
        <w:t>data</w:t>
      </w:r>
      <w:proofErr w:type="gramEnd"/>
      <w:r>
        <w:t xml:space="preserve"> and interpolated to include odd chroma values.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uses of soil color: sRGB, due to its use in computer graphics applications,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gramStart"/>
      <w:r>
        <w:rPr>
          <w:rStyle w:val="VerbatimChar"/>
        </w:rPr>
        <w:t>getClosestMunsellChip(</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24" w:name="color-contrast"/>
      <w:bookmarkEnd w:id="23"/>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xml:space="preserve">. For example, the differences between typical dry and moist soil colors for the Musick </w:t>
      </w:r>
      <w:r>
        <w:lastRenderedPageBreak/>
        <w:t>soil series 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25" w:name="soil-profile-sketches"/>
      <w:bookmarkEnd w:id="22"/>
      <w:bookmarkEnd w:id="24"/>
      <w:r>
        <w:rPr>
          <w:rStyle w:val="SectionNumber"/>
        </w:rPr>
        <w:lastRenderedPageBreak/>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027A8D08"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w:t>
      </w:r>
      <w:r>
        <w:lastRenderedPageBreak/>
        <w:t xml:space="preserve">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Map unit names, component names (soil series), and parent material text are from the Soil Survey.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proofErr w:type="gramStart"/>
      <w:r>
        <w:rPr>
          <w:rStyle w:val="VerbatimChar"/>
        </w:rPr>
        <w:t>plotSPC(</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26" w:name="functional-horizon-aggregation"/>
      <w:bookmarkEnd w:id="25"/>
      <w:r>
        <w:rPr>
          <w:rStyle w:val="SectionNumber"/>
        </w:rPr>
        <w:t>1</w:t>
      </w:r>
      <w:r w:rsidR="00CF2B15">
        <w:rPr>
          <w:rStyle w:val="SectionNumber"/>
        </w:rPr>
        <w:t>1.3.3</w:t>
      </w:r>
      <w:r w:rsidR="00CF2B15">
        <w:tab/>
        <w:t>Functional Horizon Aggregation</w:t>
      </w:r>
    </w:p>
    <w:p w14:paraId="0FA6515A" w14:textId="3EACFEF3"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w:t>
      </w:r>
      <w:proofErr w:type="gramStart"/>
      <w:r>
        <w:t xml:space="preserve">of </w:t>
      </w:r>
      <w:r w:rsidR="009F3CF4">
        <w:t>”</w:t>
      </w:r>
      <w:r>
        <w:t>naming</w:t>
      </w:r>
      <w:proofErr w:type="gramEnd"/>
      <w:r w:rsidR="009F3CF4">
        <w:t>”</w:t>
      </w:r>
      <w:r>
        <w:t xml:space="preserve">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w:t>
      </w:r>
      <w:r>
        <w:lastRenderedPageBreak/>
        <w:t xml:space="preserve">matched to an identified vector of horizonation by the </w:t>
      </w:r>
      <w:proofErr w:type="gramStart"/>
      <w:r>
        <w:rPr>
          <w:rStyle w:val="VerbatimChar"/>
        </w:rPr>
        <w:t>generalize.hz</w:t>
      </w:r>
      <w:proofErr w:type="gramEnd"/>
      <w:r>
        <w:rPr>
          <w:rStyle w:val="VerbatimChar"/>
        </w:rPr>
        <w:t>()</w:t>
      </w:r>
      <w:r>
        <w:t xml:space="preserve"> function in the </w:t>
      </w:r>
      <w:r>
        <w:rPr>
          <w:i/>
          <w:iCs/>
        </w:rPr>
        <w:t>aqp</w:t>
      </w:r>
      <w:r w:rsidRPr="00DC311A">
        <w:rPr>
          <w:b/>
          <w:bCs/>
        </w:rPr>
        <w:t xml:space="preserve"> </w:t>
      </w:r>
      <w:bookmarkStart w:id="27" w:name="_Hlk99978347"/>
      <w:r w:rsidRPr="00DC311A">
        <w:rPr>
          <w:b/>
          <w:bCs/>
        </w:rPr>
        <w:t>R</w:t>
      </w:r>
      <w:bookmarkEnd w:id="27"/>
      <w:r w:rsidRPr="00DC311A">
        <w:rPr>
          <w:b/>
          <w:bCs/>
        </w:rPr>
        <w:t xml:space="preserve"> </w:t>
      </w:r>
      <w:r>
        <w:t>package.</w:t>
      </w:r>
    </w:p>
    <w:p w14:paraId="57773579" w14:textId="77777777" w:rsidR="00623CAA" w:rsidRDefault="00CF2B15" w:rsidP="00C9747C">
      <w:pPr>
        <w:pStyle w:val="CaptionedFigure"/>
        <w:jc w:val="center"/>
      </w:pPr>
      <w:commentRangeStart w:id="28"/>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commentRangeEnd w:id="28"/>
      <w:r w:rsidR="007A645B">
        <w:rPr>
          <w:rStyle w:val="CommentReference"/>
        </w:rPr>
        <w:commentReference w:id="28"/>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5D8097D0"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Once derived for a set of profiles they can be ordered according to the depth to the specified feature </w:t>
      </w:r>
      <w:commentRangeStart w:id="29"/>
      <w:r>
        <w:t>(e.g.</w:t>
      </w:r>
      <w:r w:rsidR="00D6750A">
        <w:t>,</w:t>
      </w:r>
      <w:r>
        <w:t> ‘3Bt’ as shown in Figure 1</w:t>
      </w:r>
      <w:r w:rsidR="001F5826">
        <w:t>1</w:t>
      </w:r>
      <w:r>
        <w:t>.7)</w:t>
      </w:r>
      <w:commentRangeEnd w:id="29"/>
      <w:r w:rsidR="007A645B">
        <w:rPr>
          <w:rStyle w:val="CommentReference"/>
        </w:rPr>
        <w:commentReference w:id="29"/>
      </w:r>
      <w:r>
        <w:t xml:space="preserve">.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w:t>
      </w:r>
      <w:commentRangeStart w:id="30"/>
      <w:r>
        <w:t>Figure 1</w:t>
      </w:r>
      <w:r w:rsidR="001F5826">
        <w:t>1</w:t>
      </w:r>
      <w:r>
        <w:t xml:space="preserve">.7 have been sorted by values returned by the </w:t>
      </w:r>
      <w:proofErr w:type="gramStart"/>
      <w:r>
        <w:rPr>
          <w:rStyle w:val="VerbatimChar"/>
        </w:rPr>
        <w:t>depthOf(</w:t>
      </w:r>
      <w:proofErr w:type="gramEnd"/>
      <w:r>
        <w:rPr>
          <w:rStyle w:val="VerbatimChar"/>
        </w:rPr>
        <w:t>)</w:t>
      </w:r>
      <w:r>
        <w:t xml:space="preserve"> function, first according to depth of “3Bt4” GHL and second according to depth of “2Bt3” GHL.</w:t>
      </w:r>
      <w:commentRangeEnd w:id="30"/>
      <w:r w:rsidR="007A645B">
        <w:rPr>
          <w:rStyle w:val="CommentReference"/>
        </w:rPr>
        <w:commentReference w:id="30"/>
      </w:r>
    </w:p>
    <w:p w14:paraId="76C43827" w14:textId="15A31DD9" w:rsidR="00623CAA" w:rsidRDefault="00CF2B15">
      <w:pPr>
        <w:pStyle w:val="Heading3"/>
      </w:pPr>
      <w:bookmarkStart w:id="31" w:name="change-of-support"/>
      <w:bookmarkEnd w:id="26"/>
      <w:r>
        <w:rPr>
          <w:rStyle w:val="SectionNumber"/>
        </w:rPr>
        <w:t>1</w:t>
      </w:r>
      <w:r w:rsidR="00807ECE">
        <w:rPr>
          <w:rStyle w:val="SectionNumber"/>
        </w:rPr>
        <w:t>1</w:t>
      </w:r>
      <w:r>
        <w:rPr>
          <w:rStyle w:val="SectionNumber"/>
        </w:rPr>
        <w:t>.3.4</w:t>
      </w:r>
      <w:r>
        <w:tab/>
        <w:t xml:space="preserve">Change of </w:t>
      </w:r>
      <w:commentRangeStart w:id="32"/>
      <w:r w:rsidR="007A645B">
        <w:t>Depth</w:t>
      </w:r>
      <w:commentRangeEnd w:id="32"/>
      <w:r w:rsidR="007A645B">
        <w:rPr>
          <w:rStyle w:val="CommentReference"/>
          <w:rFonts w:asciiTheme="minorHAnsi" w:eastAsiaTheme="minorHAnsi" w:hAnsiTheme="minorHAnsi" w:cstheme="minorBidi"/>
          <w:b w:val="0"/>
          <w:bCs w:val="0"/>
          <w:color w:val="auto"/>
        </w:rPr>
        <w:commentReference w:id="32"/>
      </w:r>
      <w:r w:rsidR="007A645B">
        <w:t xml:space="preserve"> </w:t>
      </w:r>
      <w:r>
        <w:t>Support</w:t>
      </w:r>
    </w:p>
    <w:p w14:paraId="60AB2E1F" w14:textId="4FCD54AD"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w:t>
      </w:r>
      <w:r>
        <w:lastRenderedPageBreak/>
        <w:t xml:space="preserve">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w:t>
      </w:r>
      <w:commentRangeStart w:id="33"/>
      <w:r>
        <w:t>change of support</w:t>
      </w:r>
      <w:commentRangeEnd w:id="33"/>
      <w:r w:rsidR="006C20EE">
        <w:rPr>
          <w:rStyle w:val="CommentReference"/>
        </w:rPr>
        <w:commentReference w:id="33"/>
      </w:r>
      <w:r>
        <w:t xml:space="preserve">. 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6F8F1A65" w:rsidR="00623CAA" w:rsidRDefault="00CF2B15">
      <w:pPr>
        <w:pStyle w:val="BodyText"/>
      </w:pPr>
      <w:r>
        <w:t xml:space="preserve">A change of support operation performed over all profiles in a collection results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34" w:name="numerical-classification-of-soils"/>
      <w:bookmarkEnd w:id="19"/>
      <w:bookmarkEnd w:id="31"/>
      <w:r>
        <w:rPr>
          <w:rStyle w:val="SectionNumber"/>
        </w:rPr>
        <w:lastRenderedPageBreak/>
        <w:t>1</w:t>
      </w:r>
      <w:r w:rsidR="00CF2B15">
        <w:rPr>
          <w:rStyle w:val="SectionNumber"/>
        </w:rPr>
        <w:t>1.4</w:t>
      </w:r>
      <w:r w:rsidR="00CF2B15">
        <w:tab/>
        <w:t>Numerical Classification of Soils</w:t>
      </w:r>
    </w:p>
    <w:p w14:paraId="1D948122" w14:textId="5D901BCD"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(Chesworth et al. 2008). A “numerical taxonomy” (Sneath and Sokal 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and </w:t>
      </w:r>
      <w:commentRangeStart w:id="35"/>
      <w:r>
        <w:t>even among co-workers</w:t>
      </w:r>
      <w:commentRangeEnd w:id="35"/>
      <w:r w:rsidR="006C20EE">
        <w:rPr>
          <w:rStyle w:val="CommentReference"/>
        </w:rPr>
        <w:commentReference w:id="35"/>
      </w:r>
      <w:r>
        <w:t>).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30B5C928"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O’Geen (2013). The resulting dissimilarity matrix can be used to assist with </w:t>
      </w:r>
      <w:r>
        <w:lastRenderedPageBreak/>
        <w:t>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117876FE"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proofErr w:type="gramStart"/>
      <w:r>
        <w:rPr>
          <w:rStyle w:val="VerbatimChar"/>
        </w:rPr>
        <w:t>plotProfileDendrogram(</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t>
      </w:r>
      <w:commentRangeStart w:id="36"/>
      <w:r>
        <w:t xml:space="preserve">(Figure </w:t>
      </w:r>
      <w:r w:rsidR="001F5826">
        <w:t>1</w:t>
      </w:r>
      <w:r>
        <w:t>1.10)</w:t>
      </w:r>
      <w:commentRangeEnd w:id="36"/>
      <w:r w:rsidR="003B7B32">
        <w:rPr>
          <w:rStyle w:val="CommentReference"/>
        </w:rPr>
        <w:commentReference w:id="36"/>
      </w:r>
      <w:r>
        <w:t>.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37" w:name="water-balance"/>
      <w:bookmarkEnd w:id="34"/>
      <w:r>
        <w:rPr>
          <w:rStyle w:val="SectionNumber"/>
        </w:rPr>
        <w:lastRenderedPageBreak/>
        <w:t>1</w:t>
      </w:r>
      <w:r w:rsidR="00807ECE">
        <w:rPr>
          <w:rStyle w:val="SectionNumber"/>
        </w:rPr>
        <w:t>1</w:t>
      </w:r>
      <w:r>
        <w:rPr>
          <w:rStyle w:val="SectionNumber"/>
        </w:rPr>
        <w:t>.5</w:t>
      </w:r>
      <w:r>
        <w:tab/>
        <w:t>Water Balance</w:t>
      </w:r>
    </w:p>
    <w:p w14:paraId="64CDFEBD" w14:textId="0C70F97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34CC97EB"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w:t>
      </w:r>
      <w:r>
        <w:lastRenderedPageBreak/>
        <w:t xml:space="preserve">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downloaded for the specified location and daily water balance metrics are estimated via </w:t>
      </w:r>
      <w:r>
        <w:rPr>
          <w:rStyle w:val="VerbatimChar"/>
        </w:rPr>
        <w:t>dailyWB_</w:t>
      </w:r>
      <w:proofErr w:type="gramStart"/>
      <w:r>
        <w:rPr>
          <w:rStyle w:val="VerbatimChar"/>
        </w:rPr>
        <w:t>SSURGO(</w:t>
      </w:r>
      <w:proofErr w:type="gramEnd"/>
      <w:r>
        <w:rPr>
          <w:rStyle w:val="VerbatimChar"/>
        </w:rPr>
        <w:t>)</w:t>
      </w:r>
      <w:r>
        <w:t>.</w:t>
      </w:r>
    </w:p>
    <w:p w14:paraId="64BF36D8" w14:textId="40BDC942"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laboratory data in the Kellogg Soil Survey Laboratory (KSSL) system. The data in Figure </w:t>
      </w:r>
      <w:r w:rsidR="001F5826">
        <w:t>1</w:t>
      </w:r>
      <w:r>
        <w:t xml:space="preserve">1.11 were assembled through separate calls to </w:t>
      </w:r>
      <w:proofErr w:type="gramStart"/>
      <w:r>
        <w:rPr>
          <w:rStyle w:val="VerbatimChar"/>
        </w:rPr>
        <w:t>fetchSCAN(</w:t>
      </w:r>
      <w:proofErr w:type="gramEnd"/>
      <w:r>
        <w:rPr>
          <w:rStyle w:val="VerbatimChar"/>
        </w:rPr>
        <w:t>)</w:t>
      </w:r>
      <w:r>
        <w:t xml:space="preserve"> for the SCAN climate station data and </w:t>
      </w:r>
      <w:r>
        <w:rPr>
          <w:rStyle w:val="VerbatimChar"/>
        </w:rPr>
        <w:t>dailyWB_SSURGO()</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38" w:name="conclusions"/>
      <w:bookmarkEnd w:id="3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25232298" w:rsidR="00987434" w:rsidRDefault="00CF2B15">
      <w:pPr>
        <w:pStyle w:val="BodyText"/>
        <w:rPr>
          <w:ins w:id="39" w:author="Skovlin, Jay - NRCS, Missoula, MT" w:date="2022-04-06T09:54:00Z"/>
        </w:rPr>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proofErr w:type="gramStart"/>
      <w:r w:rsidR="00987434">
        <w:t>open source</w:t>
      </w:r>
      <w:proofErr w:type="gramEnd"/>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p>
    <w:p w14:paraId="7C167799" w14:textId="377F7AC4" w:rsidR="00623CAA" w:rsidDel="00987434" w:rsidRDefault="00CF2B15">
      <w:pPr>
        <w:pStyle w:val="BodyText"/>
        <w:rPr>
          <w:del w:id="40" w:author="Skovlin, Jay - NRCS, Missoula, MT" w:date="2022-04-06T10:00:00Z"/>
        </w:rPr>
      </w:pPr>
      <w:commentRangeStart w:id="41"/>
      <w:del w:id="42" w:author="Skovlin, Jay - NRCS, Missoula, MT" w:date="2022-04-06T10:00:00Z">
        <w:r w:rsidDel="00987434">
          <w:delText>Novel methodologies enable logical checks of data, profile sketches, soil color conversion, slice and slab aggregation, changing of depth support, numerical classification and quantitative synthesis across available soil survey data sources.</w:delText>
        </w:r>
        <w:commentRangeEnd w:id="41"/>
        <w:r w:rsidR="009F3CF4" w:rsidDel="00987434">
          <w:rPr>
            <w:rStyle w:val="CommentReference"/>
          </w:rPr>
          <w:commentReference w:id="41"/>
        </w:r>
      </w:del>
    </w:p>
    <w:p w14:paraId="04F72677" w14:textId="77777777" w:rsidR="00623CAA" w:rsidRDefault="00CF2B15">
      <w:pPr>
        <w:pStyle w:val="Heading1"/>
      </w:pPr>
      <w:bookmarkStart w:id="43" w:name="references"/>
      <w:bookmarkEnd w:id="0"/>
      <w:bookmarkEnd w:id="38"/>
      <w:r>
        <w:lastRenderedPageBreak/>
        <w:t>References</w:t>
      </w:r>
    </w:p>
    <w:p w14:paraId="188B5CB4" w14:textId="77777777" w:rsidR="00623CAA" w:rsidRDefault="00CF2B15">
      <w:pPr>
        <w:pStyle w:val="Bibliography"/>
      </w:pPr>
      <w:bookmarkStart w:id="44" w:name="ref-zeileis_colorspace_pkg2020"/>
      <w:bookmarkStart w:id="45"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46" w:name="ref-Arkley1971"/>
      <w:bookmarkEnd w:id="44"/>
      <w:r>
        <w:t xml:space="preserve">Arkley, R. J.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7777777" w:rsidR="00623CAA" w:rsidRDefault="00CF2B15">
      <w:pPr>
        <w:pStyle w:val="Bibliography"/>
      </w:pPr>
      <w:bookmarkStart w:id="47" w:name="ref-Arkley1976"/>
      <w:bookmarkEnd w:id="46"/>
      <w:r>
        <w:t xml:space="preserve">———. 1976. “Statistical Methods in Soil Classification Research.” </w:t>
      </w:r>
      <w:r>
        <w:rPr>
          <w:i/>
          <w:iCs/>
        </w:rPr>
        <w:t>Advances in Agronomy</w:t>
      </w:r>
      <w:r>
        <w:t xml:space="preserve"> 28: 37–70. </w:t>
      </w:r>
      <w:hyperlink r:id="rId24">
        <w:r>
          <w:rPr>
            <w:rStyle w:val="Hyperlink"/>
          </w:rPr>
          <w:t>https://doi.org/10.1016/S0065-2113(08)60552-0</w:t>
        </w:r>
      </w:hyperlink>
      <w:r>
        <w:t>.</w:t>
      </w:r>
    </w:p>
    <w:p w14:paraId="27AB655C" w14:textId="77777777" w:rsidR="00623CAA" w:rsidRDefault="00CF2B15">
      <w:pPr>
        <w:pStyle w:val="Bibliography"/>
      </w:pPr>
      <w:bookmarkStart w:id="48" w:name="ref-Arkley_Ulrich1962"/>
      <w:bookmarkEnd w:id="47"/>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49" w:name="ref-barron1986"/>
      <w:bookmarkEnd w:id="48"/>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50" w:name="ref-SPC_intro"/>
      <w:bookmarkEnd w:id="49"/>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51" w:name="ref-beaudette2013_terrain"/>
      <w:bookmarkEnd w:id="50"/>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52" w:name="ref-beaudette2013_AQP"/>
      <w:bookmarkEnd w:id="51"/>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53" w:name="ref-Beaudette_DSMorph2016"/>
      <w:bookmarkEnd w:id="52"/>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54" w:name="ref-bishop1999modelling"/>
      <w:bookmarkEnd w:id="53"/>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55" w:name="ref-Brown2004"/>
      <w:bookmarkEnd w:id="54"/>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56" w:name="ref-Buntley1965"/>
      <w:bookmarkEnd w:id="55"/>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57" w:name="ref-Carre2009"/>
      <w:bookmarkEnd w:id="56"/>
      <w:r>
        <w:lastRenderedPageBreak/>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58" w:name="ref-centore2012"/>
      <w:bookmarkEnd w:id="57"/>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59" w:name="ref-Chesworth2008"/>
      <w:bookmarkEnd w:id="58"/>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60" w:name="ref-Dale1989"/>
      <w:bookmarkEnd w:id="59"/>
      <w:r>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61" w:name="ref-data.table_pkg2021"/>
      <w:bookmarkEnd w:id="60"/>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62" w:name="ref-munsellinterpol_pkg2021"/>
      <w:bookmarkEnd w:id="61"/>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63" w:name="ref-Gower1971"/>
      <w:bookmarkEnd w:id="62"/>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64" w:name="ref-Singh_et_al_2015"/>
      <w:bookmarkEnd w:id="63"/>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65" w:name="ref-harden1982"/>
      <w:bookmarkEnd w:id="64"/>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66" w:name="ref-harradine1963"/>
      <w:bookmarkEnd w:id="65"/>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67" w:name="ref-raster_pkg2021"/>
      <w:bookmarkEnd w:id="66"/>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68" w:name="ref-Hole1960"/>
      <w:bookmarkEnd w:id="67"/>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69" w:name="ref-Hudson1992"/>
      <w:bookmarkEnd w:id="68"/>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70" w:name="ref-hurst1997"/>
      <w:bookmarkEnd w:id="69"/>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71" w:name="ref-Lutz_et_al2010"/>
      <w:bookmarkEnd w:id="70"/>
      <w:r>
        <w:lastRenderedPageBreak/>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72" w:name="ref-Jenny1941Factors"/>
      <w:bookmarkEnd w:id="71"/>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73" w:name="ref-kabrick_et_al_2008"/>
      <w:bookmarkEnd w:id="72"/>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74" w:name="ref-kabrick_et_al_2011"/>
      <w:bookmarkEnd w:id="73"/>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75" w:name="ref-Kaufman2005"/>
      <w:bookmarkEnd w:id="74"/>
      <w:r>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76" w:name="ref-Liles2013"/>
      <w:bookmarkEnd w:id="75"/>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77" w:name="ref-cluster_pkg2021"/>
      <w:bookmarkEnd w:id="76"/>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78" w:name="ref-Marcus1998"/>
      <w:bookmarkEnd w:id="77"/>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79" w:name="ref-Maynard_et_al_2020"/>
      <w:bookmarkEnd w:id="78"/>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80" w:name="ref-soiltexture_pkg2018"/>
      <w:bookmarkEnd w:id="79"/>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81" w:name="ref-Moore1972"/>
      <w:bookmarkEnd w:id="80"/>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82" w:name="ref-Munsell1947"/>
      <w:bookmarkEnd w:id="81"/>
      <w:r>
        <w:t xml:space="preserve">Munsell, A. H. 1947. </w:t>
      </w:r>
      <w:r>
        <w:rPr>
          <w:i/>
          <w:iCs/>
        </w:rPr>
        <w:t>A Color Notation</w:t>
      </w:r>
      <w:r>
        <w:t>. 10th ed. Munsell Color Company, Inc.</w:t>
      </w:r>
    </w:p>
    <w:p w14:paraId="6A1D7734" w14:textId="77777777" w:rsidR="00623CAA" w:rsidRDefault="00CF2B15">
      <w:pPr>
        <w:pStyle w:val="Bibliography"/>
      </w:pPr>
      <w:bookmarkStart w:id="83" w:name="ref-tibble_pkg2021"/>
      <w:bookmarkEnd w:id="82"/>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84" w:name="ref-meyers2011"/>
      <w:bookmarkEnd w:id="83"/>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85" w:name="ref-mpspline2_pkg2020"/>
      <w:bookmarkEnd w:id="84"/>
      <w:r>
        <w:lastRenderedPageBreak/>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86" w:name="ref-soilweb2017"/>
      <w:bookmarkEnd w:id="85"/>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87" w:name="ref-Pebesma2018_sf_pkg"/>
      <w:bookmarkEnd w:id="86"/>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88" w:name="ref-farver_pkg2021"/>
      <w:bookmarkEnd w:id="87"/>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89" w:name="ref-R"/>
      <w:bookmarkEnd w:id="88"/>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90" w:name="ref-Rayner1966"/>
      <w:bookmarkEnd w:id="89"/>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91" w:name="ref-Roecker2016"/>
      <w:bookmarkEnd w:id="90"/>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92" w:name="ref-Sarkar1966"/>
      <w:bookmarkEnd w:id="91"/>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93" w:name="ref-Scheinost1999"/>
      <w:bookmarkEnd w:id="92"/>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94" w:name="ref-FieldBookv3"/>
      <w:bookmarkEnd w:id="93"/>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95" w:name="ref-Schwertmann1993"/>
      <w:bookmarkEnd w:id="94"/>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96" w:name="ref-Sharma2005"/>
      <w:bookmarkEnd w:id="95"/>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97" w:name="ref-Simonson1993"/>
      <w:bookmarkEnd w:id="96"/>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98" w:name="ref-Sneath1973"/>
      <w:bookmarkEnd w:id="97"/>
      <w:r>
        <w:lastRenderedPageBreak/>
        <w:t xml:space="preserve">Sneath, Peter H. A., and Robert R. Sokal. 1973. </w:t>
      </w:r>
      <w:r>
        <w:rPr>
          <w:i/>
          <w:iCs/>
        </w:rPr>
        <w:t>Numerical Taxonomy</w:t>
      </w:r>
      <w:r>
        <w:t>. W.H. Freeman; Company.</w:t>
      </w:r>
    </w:p>
    <w:p w14:paraId="72D039FB" w14:textId="77777777" w:rsidR="00623CAA" w:rsidRDefault="00CF2B15">
      <w:pPr>
        <w:pStyle w:val="Bibliography"/>
      </w:pPr>
      <w:bookmarkStart w:id="99" w:name="ref-SoilTaxonomy1999"/>
      <w:bookmarkEnd w:id="98"/>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100" w:name="ref-aqp_pkg_manual"/>
      <w:bookmarkEnd w:id="99"/>
      <w:r>
        <w:t xml:space="preserve">———. 2022a. “Online Manual for the Aqp Package.” </w:t>
      </w:r>
      <w:hyperlink r:id="rId55">
        <w:r>
          <w:rPr>
            <w:rStyle w:val="Hyperlink"/>
          </w:rPr>
          <w:t>http://ncss-tech.github.io/aqp/</w:t>
        </w:r>
      </w:hyperlink>
      <w:r>
        <w:t>.</w:t>
      </w:r>
    </w:p>
    <w:p w14:paraId="65223FEF" w14:textId="77777777" w:rsidR="00623CAA" w:rsidRDefault="00CF2B15">
      <w:pPr>
        <w:pStyle w:val="Bibliography"/>
      </w:pPr>
      <w:bookmarkStart w:id="101" w:name="ref-ssurgo"/>
      <w:bookmarkEnd w:id="100"/>
      <w:r>
        <w:t xml:space="preserve">———. 2022b. “Soil Survey Geographic (SSURGO) Database.” Edited by Natural Resources Conservation Service, United States Department of Agriculture. </w:t>
      </w:r>
      <w:hyperlink r:id="rId56">
        <w:r>
          <w:rPr>
            <w:rStyle w:val="Hyperlink"/>
          </w:rPr>
          <w:t>https://sdmdataaccess.sc.egov.usda.gov/</w:t>
        </w:r>
      </w:hyperlink>
      <w:r>
        <w:t>.</w:t>
      </w:r>
    </w:p>
    <w:p w14:paraId="6DFBB380" w14:textId="77777777" w:rsidR="00623CAA" w:rsidRDefault="00CF2B15">
      <w:pPr>
        <w:pStyle w:val="Bibliography"/>
      </w:pPr>
      <w:bookmarkStart w:id="102" w:name="ref-SSTN2"/>
      <w:bookmarkEnd w:id="101"/>
      <w:r>
        <w:t xml:space="preserve">———. 2022c. “Soil Survey Technical Note 2.” Edited by Natural Resources Conservation Service, United States Department of Agriculture. </w:t>
      </w:r>
      <w:hyperlink r:id="rId57">
        <w:r>
          <w:rPr>
            <w:rStyle w:val="Hyperlink"/>
          </w:rPr>
          <w:t>https://www.nrcs.usda.gov/wps/portal/nrcs/detail/soils/ref/?cid=nrcs142p2_053569</w:t>
        </w:r>
      </w:hyperlink>
      <w:r>
        <w:t>.</w:t>
      </w:r>
    </w:p>
    <w:p w14:paraId="6C22231E" w14:textId="77777777" w:rsidR="00623CAA" w:rsidRDefault="00CF2B15">
      <w:pPr>
        <w:pStyle w:val="Bibliography"/>
      </w:pPr>
      <w:bookmarkStart w:id="103" w:name="ref-SoilSurveyManual2017"/>
      <w:bookmarkEnd w:id="102"/>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104" w:name="ref-Stephenson1998"/>
      <w:bookmarkEnd w:id="103"/>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05" w:name="ref-thompson1996"/>
      <w:bookmarkEnd w:id="104"/>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106" w:name="ref-Thornthwaite1948"/>
      <w:bookmarkEnd w:id="105"/>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107" w:name="ref-DAYMET"/>
      <w:bookmarkEnd w:id="106"/>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108" w:name="ref-compositions_pkg2021"/>
      <w:bookmarkEnd w:id="107"/>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109" w:name="ref-Rossel_et_al_2006"/>
      <w:bookmarkEnd w:id="108"/>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10" w:name="ref-Wagenet1991"/>
      <w:bookmarkEnd w:id="109"/>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111" w:name="ref-Wills2007"/>
      <w:bookmarkEnd w:id="110"/>
      <w:r>
        <w:lastRenderedPageBreak/>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12" w:name="ref-Wysocki_et_al_2005"/>
      <w:bookmarkEnd w:id="111"/>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113" w:name="ref-Zinck_geoped2016"/>
      <w:bookmarkEnd w:id="112"/>
      <w:r>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43"/>
      <w:bookmarkEnd w:id="45"/>
      <w:bookmarkEnd w:id="113"/>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kovlin, Jay - NRCS, Missoula, MT" w:date="2022-04-06T09:16:00Z" w:initials="SJNMM">
    <w:p w14:paraId="1B953CBA" w14:textId="66A3882A" w:rsidR="002E7CA8" w:rsidRDefault="002E7CA8">
      <w:pPr>
        <w:pStyle w:val="CommentText"/>
      </w:pPr>
      <w:r>
        <w:rPr>
          <w:rStyle w:val="CommentReference"/>
        </w:rPr>
        <w:annotationRef/>
      </w:r>
      <w:r>
        <w:t>Trying to clarify these examples</w:t>
      </w:r>
    </w:p>
  </w:comment>
  <w:comment w:id="20" w:author="Skovlin, Jay - NRCS, Missoula, MT" w:date="2022-04-06T09:16:00Z" w:initials="SJNMM">
    <w:p w14:paraId="42AC4FC0" w14:textId="6E0F0A4D" w:rsidR="002E7CA8" w:rsidRDefault="002E7CA8">
      <w:pPr>
        <w:pStyle w:val="CommentText"/>
      </w:pPr>
      <w:r>
        <w:rPr>
          <w:rStyle w:val="CommentReference"/>
        </w:rPr>
        <w:annotationRef/>
      </w:r>
      <w:r>
        <w:t xml:space="preserve">General comment:  We have too many </w:t>
      </w:r>
      <w:proofErr w:type="spellStart"/>
      <w:proofErr w:type="gramStart"/>
      <w:r>
        <w:t>i.e.</w:t>
      </w:r>
      <w:proofErr w:type="gramEnd"/>
      <w:r>
        <w:t>’s</w:t>
      </w:r>
      <w:proofErr w:type="spellEnd"/>
      <w:r>
        <w:t xml:space="preserve"> and </w:t>
      </w:r>
      <w:proofErr w:type="spellStart"/>
      <w:r>
        <w:t>e.g.’s</w:t>
      </w:r>
      <w:proofErr w:type="spellEnd"/>
      <w:r>
        <w:t xml:space="preserve"> – I’ve tried to take them out where possible to reduce.  This one is probably okay to leave</w:t>
      </w:r>
    </w:p>
  </w:comment>
  <w:comment w:id="21" w:author="Beaudette, Dylan - NRCS, Sonora, CA" w:date="2022-04-06T10:45:00Z" w:initials="BD-NSC">
    <w:p w14:paraId="04A6E9BE" w14:textId="3A0C66A1" w:rsidR="00F963FC" w:rsidRDefault="00F963FC">
      <w:pPr>
        <w:pStyle w:val="CommentText"/>
      </w:pPr>
      <w:r>
        <w:rPr>
          <w:rStyle w:val="CommentReference"/>
        </w:rPr>
        <w:annotationRef/>
      </w:r>
      <w:r>
        <w:t>Good call!</w:t>
      </w:r>
    </w:p>
  </w:comment>
  <w:comment w:id="28" w:author="Skovlin, Jay - NRCS, Missoula, MT" w:date="2022-04-06T09:28:00Z" w:initials="SJNMM">
    <w:p w14:paraId="695A7E61" w14:textId="4B08CE22" w:rsidR="007A645B" w:rsidRDefault="007A645B">
      <w:pPr>
        <w:pStyle w:val="CommentText"/>
      </w:pPr>
      <w:r>
        <w:rPr>
          <w:rStyle w:val="CommentReference"/>
        </w:rPr>
        <w:annotationRef/>
      </w:r>
      <w:r>
        <w:t>What is the actual sorting in this figure</w:t>
      </w:r>
      <w:proofErr w:type="gramStart"/>
      <w:r>
        <w:t>…..</w:t>
      </w:r>
      <w:proofErr w:type="gramEnd"/>
      <w:r>
        <w:t>see conflicting comments below.</w:t>
      </w:r>
    </w:p>
  </w:comment>
  <w:comment w:id="29" w:author="Skovlin, Jay - NRCS, Missoula, MT" w:date="2022-04-06T09:28:00Z" w:initials="SJNMM">
    <w:p w14:paraId="5911985E" w14:textId="1B0258D6" w:rsidR="007A645B" w:rsidRDefault="007A645B">
      <w:pPr>
        <w:pStyle w:val="CommentText"/>
      </w:pPr>
      <w:r>
        <w:rPr>
          <w:rStyle w:val="CommentReference"/>
        </w:rPr>
        <w:annotationRef/>
      </w:r>
      <w:r>
        <w:t>Is this the sorting?</w:t>
      </w:r>
    </w:p>
  </w:comment>
  <w:comment w:id="30" w:author="Skovlin, Jay - NRCS, Missoula, MT" w:date="2022-04-06T09:29:00Z" w:initials="SJNMM">
    <w:p w14:paraId="5B105363" w14:textId="3546F03C" w:rsidR="007A645B" w:rsidRDefault="007A645B">
      <w:pPr>
        <w:pStyle w:val="CommentText"/>
      </w:pPr>
      <w:r>
        <w:rPr>
          <w:rStyle w:val="CommentReference"/>
        </w:rPr>
        <w:annotationRef/>
      </w:r>
      <w:r>
        <w:t>Or is this the sorting – remove one or the other.  A simple sort might be a better example than a more complicated one….</w:t>
      </w:r>
    </w:p>
  </w:comment>
  <w:comment w:id="32" w:author="Skovlin, Jay - NRCS, Missoula, MT" w:date="2022-04-06T09:26:00Z" w:initials="SJNMM">
    <w:p w14:paraId="5315EBB8" w14:textId="7CA49D85" w:rsidR="007A645B" w:rsidRDefault="007A645B">
      <w:pPr>
        <w:pStyle w:val="CommentText"/>
      </w:pPr>
      <w:r>
        <w:rPr>
          <w:rStyle w:val="CommentReference"/>
        </w:rPr>
        <w:annotationRef/>
      </w:r>
      <w:r>
        <w:t>Should we be more specific here</w:t>
      </w:r>
      <w:proofErr w:type="gramStart"/>
      <w:r>
        <w:t>….about</w:t>
      </w:r>
      <w:proofErr w:type="gramEnd"/>
      <w:r>
        <w:t xml:space="preserve"> what a change of support means for </w:t>
      </w:r>
      <w:proofErr w:type="spellStart"/>
      <w:r>
        <w:t>pedon</w:t>
      </w:r>
      <w:proofErr w:type="spellEnd"/>
      <w:r>
        <w:t xml:space="preserve"> data as opposed to other kinds of data.</w:t>
      </w:r>
    </w:p>
  </w:comment>
  <w:comment w:id="33" w:author="Skovlin, Jay - NRCS, Missoula, MT" w:date="2022-04-06T09:34:00Z" w:initials="SJNMM">
    <w:p w14:paraId="3EC7DBA7" w14:textId="7F580FAA" w:rsidR="006C20EE" w:rsidRDefault="006C20EE">
      <w:pPr>
        <w:pStyle w:val="CommentText"/>
      </w:pPr>
      <w:r>
        <w:rPr>
          <w:rStyle w:val="CommentReference"/>
        </w:rPr>
        <w:annotationRef/>
      </w:r>
      <w:r>
        <w:t>Change in depth support?</w:t>
      </w:r>
    </w:p>
  </w:comment>
  <w:comment w:id="35" w:author="Skovlin, Jay - NRCS, Missoula, MT" w:date="2022-04-06T09:39:00Z" w:initials="SJNMM">
    <w:p w14:paraId="045F733C" w14:textId="3C9D1908" w:rsidR="006C20EE" w:rsidRDefault="006C20EE">
      <w:pPr>
        <w:pStyle w:val="CommentText"/>
      </w:pPr>
      <w:r>
        <w:rPr>
          <w:rStyle w:val="CommentReference"/>
        </w:rPr>
        <w:annotationRef/>
      </w:r>
      <w:r>
        <w:t>Sounds funny?</w:t>
      </w:r>
    </w:p>
  </w:comment>
  <w:comment w:id="36" w:author="Skovlin, Jay - NRCS, Missoula, MT" w:date="2022-04-06T09:46:00Z" w:initials="SJNMM">
    <w:p w14:paraId="175792FB" w14:textId="4AADD650" w:rsidR="003B7B32" w:rsidRDefault="003B7B32">
      <w:pPr>
        <w:pStyle w:val="CommentText"/>
      </w:pPr>
      <w:r>
        <w:rPr>
          <w:rStyle w:val="CommentReference"/>
        </w:rPr>
        <w:annotationRef/>
      </w:r>
      <w:r>
        <w:t>Might trim out this figure reference since it was already referenced above….</w:t>
      </w:r>
    </w:p>
  </w:comment>
  <w:comment w:id="41" w:author="Skovlin, Jay - NRCS, Missoula, MT" w:date="2022-04-06T08:30:00Z" w:initials="SJNMM">
    <w:p w14:paraId="24C01DE7" w14:textId="2DACB218" w:rsidR="009F3CF4" w:rsidRDefault="009F3CF4">
      <w:pPr>
        <w:pStyle w:val="CommentText"/>
      </w:pPr>
      <w:r>
        <w:rPr>
          <w:rStyle w:val="CommentReference"/>
        </w:rPr>
        <w:annotationRef/>
      </w:r>
      <w:r>
        <w:t>I’m not in love with this as a final sentence….it is kind of a laundry list.  We need something with more punch to end with.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953CBA" w15:done="0"/>
  <w15:commentEx w15:paraId="42AC4FC0" w15:done="0"/>
  <w15:commentEx w15:paraId="04A6E9BE" w15:paraIdParent="42AC4FC0" w15:done="0"/>
  <w15:commentEx w15:paraId="695A7E61" w15:done="0"/>
  <w15:commentEx w15:paraId="5911985E" w15:done="0"/>
  <w15:commentEx w15:paraId="5B105363" w15:done="0"/>
  <w15:commentEx w15:paraId="5315EBB8" w15:done="0"/>
  <w15:commentEx w15:paraId="3EC7DBA7" w15:done="0"/>
  <w15:commentEx w15:paraId="045F733C" w15:done="0"/>
  <w15:commentEx w15:paraId="175792FB" w15:done="0"/>
  <w15:commentEx w15:paraId="24C01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D8EC" w16cex:dateUtc="2022-04-06T15:16:00Z"/>
  <w16cex:commentExtensible w16cex:durableId="25F7D906" w16cex:dateUtc="2022-04-06T15:16:00Z"/>
  <w16cex:commentExtensible w16cex:durableId="25F7EDC0" w16cex:dateUtc="2022-04-06T17:45:00Z"/>
  <w16cex:commentExtensible w16cex:durableId="25F7DBC6" w16cex:dateUtc="2022-04-06T15:28:00Z"/>
  <w16cex:commentExtensible w16cex:durableId="25F7DBB4" w16cex:dateUtc="2022-04-06T15:28:00Z"/>
  <w16cex:commentExtensible w16cex:durableId="25F7DC08" w16cex:dateUtc="2022-04-06T15:29:00Z"/>
  <w16cex:commentExtensible w16cex:durableId="25F7DB5F" w16cex:dateUtc="2022-04-06T15:26:00Z"/>
  <w16cex:commentExtensible w16cex:durableId="25F7DD20" w16cex:dateUtc="2022-04-06T15:34:00Z"/>
  <w16cex:commentExtensible w16cex:durableId="25F7DE4C" w16cex:dateUtc="2022-04-06T15:39:00Z"/>
  <w16cex:commentExtensible w16cex:durableId="25F7E00A" w16cex:dateUtc="2022-04-06T15:46:00Z"/>
  <w16cex:commentExtensible w16cex:durableId="25F7CE2C" w16cex:dateUtc="2022-04-06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953CBA" w16cid:durableId="25F7D8EC"/>
  <w16cid:commentId w16cid:paraId="42AC4FC0" w16cid:durableId="25F7D906"/>
  <w16cid:commentId w16cid:paraId="04A6E9BE" w16cid:durableId="25F7EDC0"/>
  <w16cid:commentId w16cid:paraId="695A7E61" w16cid:durableId="25F7DBC6"/>
  <w16cid:commentId w16cid:paraId="5911985E" w16cid:durableId="25F7DBB4"/>
  <w16cid:commentId w16cid:paraId="5B105363" w16cid:durableId="25F7DC08"/>
  <w16cid:commentId w16cid:paraId="5315EBB8" w16cid:durableId="25F7DB5F"/>
  <w16cid:commentId w16cid:paraId="3EC7DBA7" w16cid:durableId="25F7DD20"/>
  <w16cid:commentId w16cid:paraId="045F733C" w16cid:durableId="25F7DE4C"/>
  <w16cid:commentId w16cid:paraId="175792FB" w16cid:durableId="25F7E00A"/>
  <w16cid:commentId w16cid:paraId="24C01DE7" w16cid:durableId="25F7CE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CB00C" w14:textId="77777777" w:rsidR="00A36A0A" w:rsidRDefault="00A36A0A">
      <w:pPr>
        <w:spacing w:after="0"/>
      </w:pPr>
      <w:r>
        <w:separator/>
      </w:r>
    </w:p>
  </w:endnote>
  <w:endnote w:type="continuationSeparator" w:id="0">
    <w:p w14:paraId="16C70AF7" w14:textId="77777777" w:rsidR="00A36A0A" w:rsidRDefault="00A36A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6D84D" w14:textId="77777777" w:rsidR="00A36A0A" w:rsidRDefault="00A36A0A">
      <w:r>
        <w:separator/>
      </w:r>
    </w:p>
  </w:footnote>
  <w:footnote w:type="continuationSeparator" w:id="0">
    <w:p w14:paraId="5EAF07A2" w14:textId="77777777" w:rsidR="00A36A0A" w:rsidRDefault="00A36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kovlin, Jay - NRCS, Missoula, MT">
    <w15:presenceInfo w15:providerId="AD" w15:userId="S::jay.skovlin@usda.gov::1f6c0fa2-d7e8-455f-b79d-b66ec970696b"/>
  </w15:person>
  <w15:person w15:author="Beaudette, Dylan - NRCS, Sonora, CA">
    <w15:presenceInfo w15:providerId="AD" w15:userId="S::dylan.beaudette@usda.gov::fd001dba-21aa-4f5e-a6c1-3c5accb90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72929"/>
    <w:rsid w:val="001E7781"/>
    <w:rsid w:val="001F5826"/>
    <w:rsid w:val="00221766"/>
    <w:rsid w:val="002D3E32"/>
    <w:rsid w:val="002E1C6D"/>
    <w:rsid w:val="002E7CA8"/>
    <w:rsid w:val="00304C0A"/>
    <w:rsid w:val="0031333D"/>
    <w:rsid w:val="003B00B9"/>
    <w:rsid w:val="003B7B32"/>
    <w:rsid w:val="003C6F39"/>
    <w:rsid w:val="004131C2"/>
    <w:rsid w:val="004668E9"/>
    <w:rsid w:val="0049479B"/>
    <w:rsid w:val="004B18D7"/>
    <w:rsid w:val="004C3883"/>
    <w:rsid w:val="004C7BCE"/>
    <w:rsid w:val="004E29B3"/>
    <w:rsid w:val="00590D07"/>
    <w:rsid w:val="00623CAA"/>
    <w:rsid w:val="006347BF"/>
    <w:rsid w:val="00647140"/>
    <w:rsid w:val="006C20EE"/>
    <w:rsid w:val="00784D58"/>
    <w:rsid w:val="007A645B"/>
    <w:rsid w:val="007D2092"/>
    <w:rsid w:val="00807ECE"/>
    <w:rsid w:val="00830CD5"/>
    <w:rsid w:val="00851878"/>
    <w:rsid w:val="008D436E"/>
    <w:rsid w:val="008D6863"/>
    <w:rsid w:val="008F38C6"/>
    <w:rsid w:val="00987434"/>
    <w:rsid w:val="009F3CF4"/>
    <w:rsid w:val="00A36A0A"/>
    <w:rsid w:val="00A505CB"/>
    <w:rsid w:val="00A62863"/>
    <w:rsid w:val="00A76FA4"/>
    <w:rsid w:val="00A834E9"/>
    <w:rsid w:val="00AF6967"/>
    <w:rsid w:val="00B52247"/>
    <w:rsid w:val="00B86B75"/>
    <w:rsid w:val="00B96797"/>
    <w:rsid w:val="00BA4315"/>
    <w:rsid w:val="00BA710F"/>
    <w:rsid w:val="00BB1787"/>
    <w:rsid w:val="00BC48D5"/>
    <w:rsid w:val="00BC5BE1"/>
    <w:rsid w:val="00BF4952"/>
    <w:rsid w:val="00C243FC"/>
    <w:rsid w:val="00C36279"/>
    <w:rsid w:val="00C9747C"/>
    <w:rsid w:val="00CF2B15"/>
    <w:rsid w:val="00D23B71"/>
    <w:rsid w:val="00D6750A"/>
    <w:rsid w:val="00D678EA"/>
    <w:rsid w:val="00DC311A"/>
    <w:rsid w:val="00E315A3"/>
    <w:rsid w:val="00E5791B"/>
    <w:rsid w:val="00EF380B"/>
    <w:rsid w:val="00F32A7D"/>
    <w:rsid w:val="00F606B3"/>
    <w:rsid w:val="00F963FC"/>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24</Pages>
  <Words>8821</Words>
  <Characters>50282</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31</cp:revision>
  <dcterms:created xsi:type="dcterms:W3CDTF">2022-03-18T17:16:00Z</dcterms:created>
  <dcterms:modified xsi:type="dcterms:W3CDTF">2022-04-06T17:58:00Z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