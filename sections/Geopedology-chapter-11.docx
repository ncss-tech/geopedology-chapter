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5B6A9CE7" w:rsidR="00623CAA" w:rsidRDefault="00CF2B15">
      <w:pPr>
        <w:pStyle w:val="FirstParagraph"/>
      </w:pPr>
      <w:r>
        <w:t xml:space="preserve">The Algorithms for Quantitative Pedology (AQP) project </w:t>
      </w:r>
      <w:proofErr w:type="gramStart"/>
      <w:r w:rsidR="00A505CB">
        <w:t>consists</w:t>
      </w:r>
      <w:proofErr w:type="gramEnd"/>
      <w:r w:rsidR="00A505CB">
        <w:t xml:space="preserve"> of </w:t>
      </w:r>
      <w:r>
        <w:t>a suite of packages for the</w:t>
      </w:r>
      <w:r w:rsidRPr="00F32A7D">
        <w:rPr>
          <w:b/>
          <w:bCs/>
        </w:rPr>
        <w:t xml:space="preserve"> R </w:t>
      </w:r>
      <w:r>
        <w:t>programming language that simplify quantitative analysis of soil profile data. The “</w:t>
      </w:r>
      <w:proofErr w:type="spellStart"/>
      <w:r>
        <w:t>aqp</w:t>
      </w:r>
      <w:proofErr w:type="spellEnd"/>
      <w:r>
        <w:t>” package provides a vocabulary (functions and data structures) tailored to the complexity of soil profile information. The “</w:t>
      </w:r>
      <w:proofErr w:type="spellStart"/>
      <w:r>
        <w:t>soilDB</w:t>
      </w:r>
      <w:proofErr w:type="spellEnd"/>
      <w:r>
        <w:t>” package provides interfaces to databases and web services</w:t>
      </w:r>
      <w:r w:rsidR="00A505CB">
        <w:t xml:space="preserve">, </w:t>
      </w:r>
      <w:r>
        <w:t>leveraging the “</w:t>
      </w:r>
      <w:proofErr w:type="spellStart"/>
      <w:r>
        <w:t>aqp</w:t>
      </w:r>
      <w:proofErr w:type="spellEnd"/>
      <w:r>
        <w:t>” vocabulary. The “</w:t>
      </w:r>
      <w:proofErr w:type="spellStart"/>
      <w:r>
        <w:t>sharpshootR</w:t>
      </w:r>
      <w:proofErr w:type="spellEnd"/>
      <w:r>
        <w:t>”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r w:rsidR="00AC171E">
        <w:t>widely used</w:t>
      </w:r>
      <w:r>
        <w:t xml:space="preserve"> tools such as </w:t>
      </w:r>
      <w:proofErr w:type="spellStart"/>
      <w:r>
        <w:t>SoilWeb</w:t>
      </w:r>
      <w:proofErr w:type="spellEnd"/>
      <w:r>
        <w:t>.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4C9D44EE" w14:textId="37E173E9" w:rsidR="00A505CB" w:rsidRDefault="00A505CB" w:rsidP="002E6C98">
      <w:pPr>
        <w:pStyle w:val="BodyText"/>
      </w:pPr>
      <w:r w:rsidRPr="00DE0503">
        <w:t xml:space="preserve">Soil survey data is a rich source of soil parent material information and observations relating to the distribution and extent of surficial deposits and geologic stratigraphy. The overlap of the domains of pedology and geomorphology, referred to as </w:t>
      </w:r>
      <w:proofErr w:type="spellStart"/>
      <w:r w:rsidRPr="00DE0503">
        <w:t>geopedology</w:t>
      </w:r>
      <w:proofErr w:type="spellEnd"/>
      <w:r w:rsidRPr="00DE0503">
        <w:t xml:space="preserve"> (Zinck 2016), emphasizes the need for clear relationships between soil parent materials and geomorphic concepts. Soil is the dynamic interface connecting the biosphere and the lithosphere (Wysocki, </w:t>
      </w:r>
      <w:proofErr w:type="spellStart"/>
      <w:r w:rsidRPr="00DE0503">
        <w:t>Schoeneberger</w:t>
      </w:r>
      <w:proofErr w:type="spellEnd"/>
      <w:r w:rsidRPr="00DE0503">
        <w:t xml:space="preserve">, and </w:t>
      </w:r>
      <w:proofErr w:type="spellStart"/>
      <w:r w:rsidRPr="00DE0503">
        <w:t>LaGarry</w:t>
      </w:r>
      <w:proofErr w:type="spellEnd"/>
      <w:r w:rsidRPr="00DE0503">
        <w:t xml:space="preserve"> 2005). Soil provides a medium and conduit for water </w:t>
      </w:r>
      <w:r>
        <w:t xml:space="preserve">storage </w:t>
      </w:r>
      <w:r w:rsidRPr="00DE0503">
        <w:t xml:space="preserve">and nutrient flow. The development of soil properties is largely determined by the inherent nature of surficial deposits or soil parent material </w:t>
      </w:r>
      <w:r>
        <w:t xml:space="preserve">from which they </w:t>
      </w:r>
      <w:r w:rsidRPr="00DE0503">
        <w:t xml:space="preserve">originate. While soil survey has historically been grounded in a soil-landscape paradigm (Hudson, 1992), </w:t>
      </w:r>
      <w:proofErr w:type="spellStart"/>
      <w:r w:rsidRPr="00DE0503">
        <w:t>geopedologic</w:t>
      </w:r>
      <w:proofErr w:type="spellEnd"/>
      <w:r w:rsidRPr="00DE0503">
        <w:t xml:space="preserve"> concepts aim to further integrate geomorphic concepts with soil survey information for broader application within the earth science community.</w:t>
      </w:r>
    </w:p>
    <w:p w14:paraId="59C89251" w14:textId="69CFCF6D" w:rsidR="002E1C6D" w:rsidRPr="002E1C6D" w:rsidRDefault="00CF2B15" w:rsidP="002E1C6D">
      <w:pPr>
        <w:pStyle w:val="FirstParagraph"/>
      </w:pPr>
      <w:r>
        <w:t xml:space="preserve">Data alone cannot support decisions, generate useful conclusions, or convey embedded relationships without thoughtful analysis and processing. The </w:t>
      </w:r>
      <w:r w:rsidR="00AC171E">
        <w:t>wide array</w:t>
      </w:r>
      <w:r>
        <w:t xml:space="preserve">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67668E9A" w:rsidR="00623CAA" w:rsidRDefault="00CF2B15">
      <w:pPr>
        <w:pStyle w:val="BodyText"/>
      </w:pPr>
      <w:r>
        <w:t xml:space="preserve">The Algorithms for Quantitative Pedology (AQP) project </w:t>
      </w:r>
      <w:proofErr w:type="gramStart"/>
      <w:r>
        <w:t>is</w:t>
      </w:r>
      <w:proofErr w:type="gramEnd"/>
      <w:r>
        <w:t xml:space="preserve">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r w:rsidR="00AC171E">
        <w:t>loosely coordinated</w:t>
      </w:r>
      <w:r>
        <w:t xml:space="preserve"> collection of </w:t>
      </w:r>
      <w:r>
        <w:rPr>
          <w:b/>
          <w:bCs/>
        </w:rPr>
        <w:t>R</w:t>
      </w:r>
      <w:r>
        <w:t xml:space="preserve"> scripts used to support the management, analysis, and visualization of digital soil morphology records. By 2010</w:t>
      </w:r>
      <w:r w:rsidR="00221766">
        <w:t>,</w:t>
      </w:r>
      <w:r>
        <w:t xml:space="preserve"> it became clear that </w:t>
      </w:r>
      <w:r>
        <w:lastRenderedPageBreak/>
        <w:t xml:space="preserve">an </w:t>
      </w:r>
      <w:r>
        <w:rPr>
          <w:b/>
          <w:bCs/>
        </w:rPr>
        <w:t>R</w:t>
      </w:r>
      <w:r>
        <w:t xml:space="preserve"> package (code, manual pages, and example data following strict guidelines) hosted by CRAN would be the best route forward. The first version of the </w:t>
      </w:r>
      <w:proofErr w:type="spellStart"/>
      <w:r>
        <w:rPr>
          <w:i/>
          <w:iCs/>
        </w:rPr>
        <w:t>aqp</w:t>
      </w:r>
      <w:proofErr w:type="spellEnd"/>
      <w:r>
        <w:t xml:space="preserve"> package was submitted to CRAN in May of </w:t>
      </w:r>
      <w:r w:rsidR="002E6C98">
        <w:t>2010</w:t>
      </w:r>
      <w:r>
        <w:t xml:space="preserve">; with a name and core functionality inspired by the concept of “quantitative pedology” (Jenny 1941), analysis by regular depth-intervals (Harradine 1963; Moore, Russell, and Ward 1972), and the characterization of depth-functions (Myers et al. 2011). A companion article by Beaudette, Roudier, and </w:t>
      </w:r>
      <w:proofErr w:type="spellStart"/>
      <w:r>
        <w:t>O’Geen</w:t>
      </w:r>
      <w:proofErr w:type="spellEnd"/>
      <w:r>
        <w:t xml:space="preserve"> (2013) contained a detailed description and simple demonstrations of the main package features.</w:t>
      </w:r>
    </w:p>
    <w:p w14:paraId="45B58D48" w14:textId="6918CC33" w:rsidR="00623CAA" w:rsidRDefault="00CF2B15">
      <w:pPr>
        <w:pStyle w:val="BodyText"/>
      </w:pPr>
      <w:r>
        <w:t xml:space="preserve">As functionality evolved, </w:t>
      </w:r>
      <w:r w:rsidR="00221766">
        <w:t xml:space="preserve">the </w:t>
      </w:r>
      <w:proofErr w:type="spellStart"/>
      <w:r w:rsidR="00AC08D3" w:rsidRPr="00AC171E">
        <w:rPr>
          <w:i/>
          <w:iCs/>
        </w:rPr>
        <w:t>aqp</w:t>
      </w:r>
      <w:proofErr w:type="spellEnd"/>
      <w:r w:rsidR="00AC08D3">
        <w:t xml:space="preserve"> </w:t>
      </w:r>
      <w:r w:rsidR="00221766">
        <w:t xml:space="preserve">package </w:t>
      </w:r>
      <w:r>
        <w:t xml:space="preserve">was split into three main categories </w:t>
      </w:r>
      <w:r w:rsidR="009F3CF4">
        <w:t>which became</w:t>
      </w:r>
      <w:r>
        <w:t> </w:t>
      </w:r>
      <w:r>
        <w:rPr>
          <w:b/>
          <w:bCs/>
        </w:rPr>
        <w:t>R</w:t>
      </w:r>
      <w:r>
        <w:t xml:space="preserve"> packages to increase modularity and divide administrative tasks: </w:t>
      </w:r>
      <w:proofErr w:type="spellStart"/>
      <w:r>
        <w:rPr>
          <w:i/>
          <w:iCs/>
        </w:rPr>
        <w:t>aqp</w:t>
      </w:r>
      <w:proofErr w:type="spellEnd"/>
      <w:r>
        <w:t xml:space="preserve"> (soil-specific data structures, profile sketches, color conversion, </w:t>
      </w:r>
      <w:proofErr w:type="spellStart"/>
      <w:r>
        <w:t>pedotransfer</w:t>
      </w:r>
      <w:proofErr w:type="spellEnd"/>
      <w:r>
        <w:t xml:space="preserve"> functions, etc.), </w:t>
      </w:r>
      <w:proofErr w:type="spellStart"/>
      <w:r>
        <w:rPr>
          <w:i/>
          <w:iCs/>
        </w:rPr>
        <w:t>soilDB</w:t>
      </w:r>
      <w:proofErr w:type="spellEnd"/>
      <w:r>
        <w:t xml:space="preserve"> (wrapper and convenience functions for accessing APIs and harmonization of results), and </w:t>
      </w:r>
      <w:proofErr w:type="spellStart"/>
      <w:r>
        <w:rPr>
          <w:i/>
          <w:iCs/>
        </w:rPr>
        <w:t>sharpshootR</w:t>
      </w:r>
      <w:proofErr w:type="spellEnd"/>
      <w:r>
        <w:t xml:space="preserve"> (specialized tasks and visualizations designed for use with soil database connections provided by </w:t>
      </w:r>
      <w:proofErr w:type="spellStart"/>
      <w:r>
        <w:rPr>
          <w:i/>
          <w:iCs/>
        </w:rPr>
        <w:t>soilDB</w:t>
      </w:r>
      <w:proofErr w:type="spellEnd"/>
      <w:r>
        <w:t xml:space="preserve"> and data structures provided by </w:t>
      </w:r>
      <w:proofErr w:type="spellStart"/>
      <w:r>
        <w:rPr>
          <w:i/>
          <w:iCs/>
        </w:rPr>
        <w:t>aqp</w:t>
      </w:r>
      <w:proofErr w:type="spellEnd"/>
      <w:r>
        <w:t xml:space="preserve">). Like most </w:t>
      </w:r>
      <w:r>
        <w:rPr>
          <w:b/>
          <w:bCs/>
        </w:rPr>
        <w:t>R</w:t>
      </w:r>
      <w:r>
        <w:t xml:space="preserve"> packages, the AQP suite of packages depends on other packages for optimized computation (</w:t>
      </w:r>
      <w:proofErr w:type="spellStart"/>
      <w:r>
        <w:t>Dowle</w:t>
      </w:r>
      <w:proofErr w:type="spellEnd"/>
      <w:r>
        <w:t xml:space="preserve"> and Srinivasan 2021), color conversion (Pedersen, Nicolae, and François 2021; </w:t>
      </w:r>
      <w:proofErr w:type="spellStart"/>
      <w:r w:rsidR="002E6C98">
        <w:t>Zeileis</w:t>
      </w:r>
      <w:proofErr w:type="spellEnd"/>
      <w:r>
        <w:t xml:space="preserve"> et al. 2020), numerical classification (</w:t>
      </w:r>
      <w:proofErr w:type="spellStart"/>
      <w:r>
        <w:t>Maechler</w:t>
      </w:r>
      <w:proofErr w:type="spellEnd"/>
      <w:r>
        <w:t xml:space="preserve"> et al. 2021), </w:t>
      </w:r>
      <w:r w:rsidR="00221766">
        <w:t xml:space="preserve">and </w:t>
      </w:r>
      <w:r>
        <w:t>methods for compositional data (e.g.</w:t>
      </w:r>
      <w:r w:rsidR="00D6750A">
        <w:t>,</w:t>
      </w:r>
      <w:r>
        <w:t> sand, silt, and clay content) (</w:t>
      </w:r>
      <w:proofErr w:type="spellStart"/>
      <w:r>
        <w:t>Moeys</w:t>
      </w:r>
      <w:proofErr w:type="spellEnd"/>
      <w:r>
        <w:t xml:space="preserve"> 2018; van den </w:t>
      </w:r>
      <w:proofErr w:type="spellStart"/>
      <w:r>
        <w:t>Boogaart</w:t>
      </w:r>
      <w:proofErr w:type="spellEnd"/>
      <w:r>
        <w:t xml:space="preserve">, </w:t>
      </w:r>
      <w:proofErr w:type="spellStart"/>
      <w:r>
        <w:t>Tolosana</w:t>
      </w:r>
      <w:proofErr w:type="spellEnd"/>
      <w:r>
        <w:t>-Delgado, and Bren 2021)</w:t>
      </w:r>
      <w:r w:rsidR="00221766">
        <w:t>,</w:t>
      </w:r>
      <w:r>
        <w:t xml:space="preserve"> to name a few. The authors hope that other scientists will find a suitable foundation in </w:t>
      </w:r>
      <w:proofErr w:type="spellStart"/>
      <w:r>
        <w:rPr>
          <w:i/>
          <w:iCs/>
        </w:rPr>
        <w:t>aqp</w:t>
      </w:r>
      <w:proofErr w:type="spellEnd"/>
      <w:r>
        <w:t xml:space="preserve">, </w:t>
      </w:r>
      <w:proofErr w:type="spellStart"/>
      <w:r>
        <w:rPr>
          <w:i/>
          <w:iCs/>
        </w:rPr>
        <w:t>soilDB</w:t>
      </w:r>
      <w:proofErr w:type="spellEnd"/>
      <w:r>
        <w:t xml:space="preserve">, and </w:t>
      </w:r>
      <w:proofErr w:type="spellStart"/>
      <w:r>
        <w:rPr>
          <w:i/>
          <w:iCs/>
        </w:rPr>
        <w:t>sharpshootR</w:t>
      </w:r>
      <w:proofErr w:type="spellEnd"/>
      <w:r>
        <w:t xml:space="preserve">, upon which more specialized tools can be built, documented, and delivered in the form of new </w:t>
      </w:r>
      <w:r>
        <w:rPr>
          <w:b/>
          <w:bCs/>
        </w:rPr>
        <w:t>R</w:t>
      </w:r>
      <w:r>
        <w:t xml:space="preserve"> packages.</w:t>
      </w:r>
    </w:p>
    <w:p w14:paraId="60F9DF17" w14:textId="77DA1AEB"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w:t>
      </w:r>
      <w:proofErr w:type="spellStart"/>
      <w:r>
        <w:t>SoilWeb</w:t>
      </w:r>
      <w:proofErr w:type="spellEnd"/>
      <w:r>
        <w:t xml:space="preserve"> (</w:t>
      </w:r>
      <w:proofErr w:type="spellStart"/>
      <w:r>
        <w:t>O’Geen</w:t>
      </w:r>
      <w:proofErr w:type="spellEnd"/>
      <w:r>
        <w:t xml:space="preserve">, Walkinshaw, and Beaudette 2017). The </w:t>
      </w:r>
      <w:proofErr w:type="spellStart"/>
      <w:r>
        <w:rPr>
          <w:i/>
          <w:iCs/>
        </w:rPr>
        <w:t>soilDB</w:t>
      </w:r>
      <w:proofErr w:type="spellEnd"/>
      <w:r>
        <w:t xml:space="preserve"> package has become one of the most </w:t>
      </w:r>
      <w:r w:rsidR="00AC171E">
        <w:t>widely used</w:t>
      </w:r>
      <w:r>
        <w:t xml:space="preserve">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w:t>
      </w:r>
      <w:proofErr w:type="spellStart"/>
      <w:r>
        <w:t>Pebesma</w:t>
      </w:r>
      <w:proofErr w:type="spellEnd"/>
      <w:r>
        <w:t xml:space="preserve"> 2018) and </w:t>
      </w:r>
      <w:r>
        <w:rPr>
          <w:i/>
          <w:iCs/>
        </w:rPr>
        <w:t>raster</w:t>
      </w:r>
      <w:r>
        <w:t xml:space="preserve"> (</w:t>
      </w:r>
      <w:proofErr w:type="spellStart"/>
      <w:r>
        <w:t>Hijmans</w:t>
      </w:r>
      <w:proofErr w:type="spellEnd"/>
      <w:r>
        <w:t xml:space="preserve"> 2021) </w:t>
      </w:r>
      <w:r>
        <w:rPr>
          <w:b/>
          <w:bCs/>
        </w:rPr>
        <w:t>R</w:t>
      </w:r>
      <w:r>
        <w:t xml:space="preserve"> packages are used extensively by the </w:t>
      </w:r>
      <w:proofErr w:type="spellStart"/>
      <w:r>
        <w:rPr>
          <w:i/>
          <w:iCs/>
        </w:rPr>
        <w:t>soilDB</w:t>
      </w:r>
      <w:proofErr w:type="spellEnd"/>
      <w:r>
        <w:t xml:space="preserve"> package to minimize data conversion or pre-processing steps.</w:t>
      </w:r>
    </w:p>
    <w:p w14:paraId="6CF070AF" w14:textId="7261945B" w:rsidR="00623CAA" w:rsidRDefault="00807ECE">
      <w:pPr>
        <w:pStyle w:val="Heading3"/>
      </w:pPr>
      <w:bookmarkStart w:id="3"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6432BED" w:rsidR="00623CAA" w:rsidRDefault="00CF2B15">
      <w:pPr>
        <w:pStyle w:val="ImageCaption"/>
      </w:pPr>
      <w:r>
        <w:t>Figure 1</w:t>
      </w:r>
      <w:r w:rsidR="00807ECE">
        <w:t>1</w:t>
      </w:r>
      <w:r>
        <w:t xml:space="preserve">.1: Clarksville </w:t>
      </w:r>
      <w:r w:rsidR="00221766">
        <w:t xml:space="preserve">series </w:t>
      </w:r>
      <w:r>
        <w:t>soil</w:t>
      </w:r>
      <w:r w:rsidR="00221766">
        <w:t xml:space="preserve"> </w:t>
      </w:r>
      <w:r>
        <w:t>profile</w:t>
      </w:r>
      <w:r w:rsidR="00995776">
        <w:t xml:space="preserve"> (left)</w:t>
      </w:r>
      <w:r w:rsidR="00221766" w:rsidRPr="00221766">
        <w:t xml:space="preserve"> </w:t>
      </w:r>
      <w:r w:rsidR="00221766">
        <w:t>and associated representative landscape</w:t>
      </w:r>
      <w:r w:rsidR="00995776">
        <w:t xml:space="preserve"> (right)</w:t>
      </w:r>
      <w:r>
        <w:t xml:space="preserve">. Soil profile photo: Satchel </w:t>
      </w:r>
      <w:proofErr w:type="spellStart"/>
      <w:r>
        <w:t>Gaddie</w:t>
      </w:r>
      <w:proofErr w:type="spellEnd"/>
      <w:r>
        <w:t xml:space="preserve">, landscape photo: Jayme </w:t>
      </w:r>
      <w:proofErr w:type="spellStart"/>
      <w:r>
        <w:t>LeBrun</w:t>
      </w:r>
      <w:proofErr w:type="spellEnd"/>
      <w:r>
        <w:t>.</w:t>
      </w:r>
    </w:p>
    <w:p w14:paraId="1536C216" w14:textId="19A16E16" w:rsidR="00623CAA" w:rsidRDefault="00CF2B15">
      <w:pPr>
        <w:pStyle w:val="BodyText"/>
      </w:pPr>
      <w:r>
        <w:t xml:space="preserve">A curated set of soil morphologic and laboratory characterization data correlated to the Clarksville soil series (Loamy-skeletal, siliceous, semiactive, mesic Typic </w:t>
      </w:r>
      <w:proofErr w:type="spellStart"/>
      <w:r>
        <w:t>Paleudults</w:t>
      </w:r>
      <w:proofErr w:type="spellEnd"/>
      <w:r>
        <w:t>)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w:t>
      </w:r>
      <w:proofErr w:type="spellStart"/>
      <w:r>
        <w:t>Kabrick</w:t>
      </w:r>
      <w:proofErr w:type="spellEnd"/>
      <w:r>
        <w:t xml:space="preserve">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3C4CEEF2" w:rsidR="00623CAA" w:rsidRDefault="00221766">
      <w:pPr>
        <w:pStyle w:val="BodyText"/>
      </w:pPr>
      <w:r>
        <w:t>Clarksville s</w:t>
      </w:r>
      <w:r w:rsidR="00CF2B15">
        <w:t xml:space="preserve">oils are generally highly weathered, acidic with low to moderate base saturation, low cation exchange capacity and nutrient limiting for available phosphorus, </w:t>
      </w:r>
      <w:proofErr w:type="gramStart"/>
      <w:r w:rsidR="00CF2B15">
        <w:t>calcium</w:t>
      </w:r>
      <w:proofErr w:type="gramEnd"/>
      <w:r w:rsidR="00CF2B15">
        <w:t xml:space="preserve"> and magnesium (</w:t>
      </w:r>
      <w:proofErr w:type="spellStart"/>
      <w:r w:rsidR="00CF2B15">
        <w:t>Kabrick</w:t>
      </w:r>
      <w:proofErr w:type="spellEnd"/>
      <w:r w:rsidR="00CF2B15">
        <w:t xml:space="preserve"> et al. 2011; </w:t>
      </w:r>
      <w:proofErr w:type="spellStart"/>
      <w:r w:rsidR="00CF2B15">
        <w:t>Gurbir</w:t>
      </w:r>
      <w:proofErr w:type="spellEnd"/>
      <w:r w:rsidR="00CF2B15">
        <w:t xml:space="preserve"> Singh and </w:t>
      </w:r>
      <w:proofErr w:type="spellStart"/>
      <w:r w:rsidR="00CF2B15">
        <w:t>Kabrick</w:t>
      </w:r>
      <w:proofErr w:type="spellEnd"/>
      <w:r w:rsidR="00CF2B15">
        <w:t xml:space="preserve"> 2015). Morphology of Clarksville soils commonly include soil textures high in silt with thick accumulations of translocated clay at depth. Although soils are generally high in rock fragments, silt-rich soil textures dominate surface soil horizons due the influence of </w:t>
      </w:r>
      <w:r w:rsidR="00AC171E">
        <w:t>wind-blown</w:t>
      </w:r>
      <w:r w:rsidR="00CF2B15">
        <w:t xml:space="preserve"> loess parent material. These landscapes support a mixed forest of black oak (</w:t>
      </w:r>
      <w:r w:rsidR="00CF2B15">
        <w:rPr>
          <w:i/>
          <w:iCs/>
        </w:rPr>
        <w:t xml:space="preserve">Q. </w:t>
      </w:r>
      <w:proofErr w:type="spellStart"/>
      <w:r w:rsidR="00CF2B15">
        <w:rPr>
          <w:i/>
          <w:iCs/>
        </w:rPr>
        <w:t>velutina</w:t>
      </w:r>
      <w:proofErr w:type="spellEnd"/>
      <w:r w:rsidR="00CF2B15">
        <w:t xml:space="preserve"> Lam.), white oak (</w:t>
      </w:r>
      <w:r w:rsidR="00CF2B15">
        <w:rPr>
          <w:i/>
          <w:iCs/>
        </w:rPr>
        <w:t>Quercus alba</w:t>
      </w:r>
      <w:r w:rsidR="00CF2B15">
        <w:t xml:space="preserve"> L.), blackjack oak (</w:t>
      </w:r>
      <w:r w:rsidR="00CF2B15">
        <w:rPr>
          <w:i/>
          <w:iCs/>
        </w:rPr>
        <w:t xml:space="preserve">Q. </w:t>
      </w:r>
      <w:proofErr w:type="spellStart"/>
      <w:r w:rsidR="00CF2B15">
        <w:rPr>
          <w:i/>
          <w:iCs/>
        </w:rPr>
        <w:t>marilandica</w:t>
      </w:r>
      <w:proofErr w:type="spellEnd"/>
      <w:r w:rsidR="00CF2B15">
        <w:t xml:space="preserve"> Muench.), post oak (</w:t>
      </w:r>
      <w:r w:rsidR="00CF2B15">
        <w:rPr>
          <w:i/>
          <w:iCs/>
        </w:rPr>
        <w:t>Q. stellata</w:t>
      </w:r>
      <w:r w:rsidR="00CF2B15">
        <w:t xml:space="preserve"> </w:t>
      </w:r>
      <w:proofErr w:type="spellStart"/>
      <w:r w:rsidR="00CF2B15">
        <w:t>Wangenh</w:t>
      </w:r>
      <w:proofErr w:type="spellEnd"/>
      <w:r w:rsidR="00CF2B15">
        <w:t>.), shortleaf pine (</w:t>
      </w:r>
      <w:r w:rsidR="00CF2B15">
        <w:rPr>
          <w:i/>
          <w:iCs/>
        </w:rPr>
        <w:t xml:space="preserve">Pinus </w:t>
      </w:r>
      <w:proofErr w:type="spellStart"/>
      <w:r w:rsidR="00CF2B15">
        <w:rPr>
          <w:i/>
          <w:iCs/>
        </w:rPr>
        <w:t>echinata</w:t>
      </w:r>
      <w:proofErr w:type="spellEnd"/>
      <w:r w:rsidR="00CF2B15">
        <w:t xml:space="preserve"> Mill.), black hickory (</w:t>
      </w:r>
      <w:r w:rsidR="00CF2B15">
        <w:rPr>
          <w:i/>
          <w:iCs/>
        </w:rPr>
        <w:t xml:space="preserve">Carya </w:t>
      </w:r>
      <w:proofErr w:type="spellStart"/>
      <w:r w:rsidR="00CF2B15">
        <w:rPr>
          <w:i/>
          <w:iCs/>
        </w:rPr>
        <w:t>texana</w:t>
      </w:r>
      <w:proofErr w:type="spellEnd"/>
      <w:r w:rsidR="00CF2B15">
        <w:t xml:space="preserve"> </w:t>
      </w:r>
      <w:proofErr w:type="spellStart"/>
      <w:r w:rsidR="00CF2B15">
        <w:t>Buckl</w:t>
      </w:r>
      <w:proofErr w:type="spellEnd"/>
      <w:r w:rsidR="00CF2B15">
        <w:t>.), red maple (</w:t>
      </w:r>
      <w:r w:rsidR="00CF2B15">
        <w:rPr>
          <w:i/>
          <w:iCs/>
        </w:rPr>
        <w:t>A. rubrum</w:t>
      </w:r>
      <w:r w:rsidR="00CF2B15">
        <w:t xml:space="preserve"> L.), and dogwood (</w:t>
      </w:r>
      <w:proofErr w:type="spellStart"/>
      <w:r w:rsidR="00CF2B15">
        <w:rPr>
          <w:i/>
          <w:iCs/>
        </w:rPr>
        <w:t>Cornus</w:t>
      </w:r>
      <w:proofErr w:type="spellEnd"/>
      <w:r w:rsidR="00CF2B15">
        <w:rPr>
          <w:i/>
          <w:iCs/>
        </w:rPr>
        <w:t xml:space="preserve"> </w:t>
      </w:r>
      <w:proofErr w:type="spellStart"/>
      <w:r w:rsidR="00CF2B15">
        <w:rPr>
          <w:i/>
          <w:iCs/>
        </w:rPr>
        <w:t>florida</w:t>
      </w:r>
      <w:proofErr w:type="spellEnd"/>
      <w:r w:rsidR="00CF2B15">
        <w:t xml:space="preserve"> L.).</w:t>
      </w:r>
    </w:p>
    <w:p w14:paraId="25D521AD" w14:textId="58A8A2BC" w:rsidR="00623CAA" w:rsidRDefault="00807ECE">
      <w:pPr>
        <w:pStyle w:val="Heading2"/>
      </w:pPr>
      <w:bookmarkStart w:id="4" w:name="Xc0bb37b45eee9e2bdbb43a77fd87c2324d2ae66"/>
      <w:bookmarkEnd w:id="2"/>
      <w:bookmarkEnd w:id="3"/>
      <w:r>
        <w:rPr>
          <w:rStyle w:val="SectionNumber"/>
        </w:rPr>
        <w:t>1</w:t>
      </w:r>
      <w:r w:rsidR="00CF2B15">
        <w:rPr>
          <w:rStyle w:val="SectionNumber"/>
        </w:rPr>
        <w:t>1.2</w:t>
      </w:r>
      <w:r w:rsidR="00CF2B15">
        <w:tab/>
        <w:t>Representing Collections of Soil Profiles in R</w:t>
      </w:r>
    </w:p>
    <w:p w14:paraId="7C79C0B0" w14:textId="679C0F54" w:rsidR="00623CAA" w:rsidRDefault="00CF2B15">
      <w:pPr>
        <w:pStyle w:val="FirstParagraph"/>
      </w:pPr>
      <w:r>
        <w:t xml:space="preserve">Soil profile data are complex, and typically consists of site description, soil morphologic description, and optionally laboratory data. The </w:t>
      </w:r>
      <w:proofErr w:type="spellStart"/>
      <w:r>
        <w:rPr>
          <w:rStyle w:val="VerbatimChar"/>
        </w:rPr>
        <w:t>SoilProfileCollection</w:t>
      </w:r>
      <w:proofErr w:type="spellEnd"/>
      <w:r>
        <w:t xml:space="preserve"> (SPC) is a data </w:t>
      </w:r>
      <w:r>
        <w:lastRenderedPageBreak/>
        <w:t xml:space="preserve">structure </w:t>
      </w:r>
      <w:r w:rsidR="00AC171E">
        <w:t xml:space="preserve">which attempts </w:t>
      </w:r>
      <w:r>
        <w:t xml:space="preserve">to capture this complexity and </w:t>
      </w:r>
      <w:r w:rsidR="00AC171E">
        <w:t xml:space="preserve">is </w:t>
      </w:r>
      <w:r>
        <w:t xml:space="preserve">designed to coordinate linkages between those elements. </w:t>
      </w:r>
      <w:r w:rsidR="00D23B71">
        <w:t>Functions</w:t>
      </w:r>
      <w:r>
        <w:t xml:space="preserve"> operating on the </w:t>
      </w:r>
      <w:proofErr w:type="spellStart"/>
      <w:r w:rsidR="00EF3661">
        <w:rPr>
          <w:rStyle w:val="VerbatimChar"/>
        </w:rPr>
        <w:t>SoilProfileCollection</w:t>
      </w:r>
      <w:proofErr w:type="spellEnd"/>
      <w:r>
        <w:t xml:space="preserve"> include special constraints to ensure linkages aren’t broken during routine operations such as editing, sub-setting, or combining collections.</w:t>
      </w:r>
    </w:p>
    <w:p w14:paraId="65E20DC8" w14:textId="3031A3F2"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w:t>
      </w:r>
      <w:proofErr w:type="spellStart"/>
      <w:r w:rsidR="00EF3661">
        <w:rPr>
          <w:rStyle w:val="VerbatimChar"/>
        </w:rPr>
        <w:t>SoilProfileCollection</w:t>
      </w:r>
      <w:proofErr w:type="spellEnd"/>
      <w:r>
        <w:t xml:space="preserve"> structure provides a means of storing user-defined metadata such as units of measure, horizon designation column name, data source, and data citation. </w:t>
      </w:r>
      <w:r w:rsidR="00221766">
        <w:t>The</w:t>
      </w:r>
      <w:r>
        <w:t xml:space="preserve"> </w:t>
      </w:r>
      <w:proofErr w:type="spellStart"/>
      <w:r>
        <w:rPr>
          <w:rStyle w:val="VerbatimChar"/>
        </w:rPr>
        <w:t>SoilProfileCollection</w:t>
      </w:r>
      <w:proofErr w:type="spellEnd"/>
      <w:r>
        <w:t xml:space="preserve"> object was designed with data analysis in mind; as compared to other (more complex) data structures used for archival purposes, such as those used within the USDA-NRCS National Soil Information System (NASIS).</w:t>
      </w:r>
    </w:p>
    <w:p w14:paraId="2C379696" w14:textId="4A20CBE5" w:rsidR="00623CAA" w:rsidRDefault="00221766">
      <w:pPr>
        <w:pStyle w:val="BodyText"/>
      </w:pPr>
      <w:r w:rsidRPr="00221766">
        <w:t xml:space="preserve">Of primary importance are the horizon data, or the layers that comprise the profiles in the collection.  </w:t>
      </w:r>
      <w:r w:rsidR="00CF2B15">
        <w:t xml:space="preserve">The </w:t>
      </w:r>
      <w:proofErr w:type="spellStart"/>
      <w:r w:rsidR="00CF2B15">
        <w:rPr>
          <w:rStyle w:val="VerbatimChar"/>
        </w:rPr>
        <w:t>SoilProfileCollection</w:t>
      </w:r>
      <w:proofErr w:type="spellEnd"/>
      <w:r w:rsidR="00CF2B15">
        <w:t xml:space="preserve"> is “horizon data forward,” in that a user starts with a table of horizon data</w:t>
      </w:r>
      <w:r w:rsidR="00D23B71">
        <w:t>. E</w:t>
      </w:r>
      <w:r w:rsidR="00CF2B15">
        <w:t xml:space="preserve">ach </w:t>
      </w:r>
      <w:r w:rsidR="00D23B71">
        <w:t xml:space="preserve">horizon </w:t>
      </w:r>
      <w:r w:rsidR="00CF2B15">
        <w:t xml:space="preserve">record must have an upper and lower boundary, a unique ID linking to a single soil profile observation, and any other observed or measured properties. There are no set limits on the number of horizons per profile, or profiles per collection, </w:t>
      </w:r>
      <w:r w:rsidR="00AC171E">
        <w:t>but</w:t>
      </w:r>
      <w:r w:rsidR="00CF2B15">
        <w:t xml:space="preserve">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proofErr w:type="spellStart"/>
      <w:r>
        <w:rPr>
          <w:rStyle w:val="VerbatimChar"/>
        </w:rPr>
        <w:t>SoilProfileCollection</w:t>
      </w:r>
      <w:proofErr w:type="spellEnd"/>
      <w:r>
        <w:t xml:space="preserve"> is created through “promotion” of an </w:t>
      </w:r>
      <w:r>
        <w:rPr>
          <w:b/>
          <w:bCs/>
        </w:rPr>
        <w:t>R</w:t>
      </w:r>
      <w:r>
        <w:t xml:space="preserve"> </w:t>
      </w:r>
      <w:bookmarkStart w:id="5" w:name="_Hlk99974093"/>
      <w:proofErr w:type="spellStart"/>
      <w:proofErr w:type="gramStart"/>
      <w:r>
        <w:rPr>
          <w:rStyle w:val="VerbatimChar"/>
        </w:rPr>
        <w:t>data.frame</w:t>
      </w:r>
      <w:proofErr w:type="spellEnd"/>
      <w:proofErr w:type="gramEnd"/>
      <w:r>
        <w:t xml:space="preserve"> </w:t>
      </w:r>
      <w:bookmarkEnd w:id="5"/>
      <w:r>
        <w:t xml:space="preserve">with the </w:t>
      </w:r>
      <w:r>
        <w:rPr>
          <w:rStyle w:val="VerbatimChar"/>
        </w:rPr>
        <w:t>depths()</w:t>
      </w:r>
      <w:r>
        <w:t xml:space="preserve"> function. Other </w:t>
      </w:r>
      <w:proofErr w:type="spellStart"/>
      <w:proofErr w:type="gramStart"/>
      <w:r>
        <w:rPr>
          <w:rStyle w:val="VerbatimChar"/>
        </w:rPr>
        <w:t>data.frame</w:t>
      </w:r>
      <w:proofErr w:type="spellEnd"/>
      <w:proofErr w:type="gramEnd"/>
      <w:r>
        <w:t xml:space="preserve">-like objects such as </w:t>
      </w:r>
      <w:proofErr w:type="spellStart"/>
      <w:r>
        <w:rPr>
          <w:rStyle w:val="VerbatimChar"/>
        </w:rPr>
        <w:t>tibble</w:t>
      </w:r>
      <w:proofErr w:type="spellEnd"/>
      <w:r>
        <w:t xml:space="preserve"> (Müller and Wickham 2021) or </w:t>
      </w:r>
      <w:proofErr w:type="spellStart"/>
      <w:r>
        <w:rPr>
          <w:rStyle w:val="VerbatimChar"/>
        </w:rPr>
        <w:t>data.table</w:t>
      </w:r>
      <w:proofErr w:type="spellEnd"/>
      <w:r>
        <w:t xml:space="preserve"> (</w:t>
      </w:r>
      <w:proofErr w:type="spellStart"/>
      <w:r>
        <w:t>Dowle</w:t>
      </w:r>
      <w:proofErr w:type="spellEnd"/>
      <w:r>
        <w:t xml:space="preserve"> and Srinivasan 2021) can be used as input. Promoting a</w:t>
      </w:r>
      <w:r w:rsidR="00D23B71">
        <w:t xml:space="preserve"> </w:t>
      </w:r>
      <w:proofErr w:type="spellStart"/>
      <w:proofErr w:type="gramStart"/>
      <w:r w:rsidR="00D23B71" w:rsidRPr="00D23B71">
        <w:rPr>
          <w:rFonts w:ascii="Consolas" w:hAnsi="Consolas"/>
          <w:sz w:val="22"/>
          <w:shd w:val="clear" w:color="auto" w:fill="F8F8F8"/>
        </w:rPr>
        <w:t>data.frame</w:t>
      </w:r>
      <w:proofErr w:type="spellEnd"/>
      <w:proofErr w:type="gramEnd"/>
      <w:r w:rsidR="00D23B71">
        <w:rPr>
          <w:rFonts w:ascii="Consolas" w:hAnsi="Consolas"/>
          <w:sz w:val="22"/>
          <w:shd w:val="clear" w:color="auto" w:fill="F8F8F8"/>
        </w:rPr>
        <w:t xml:space="preserve"> to</w:t>
      </w:r>
      <w:r>
        <w:t xml:space="preserve"> </w:t>
      </w:r>
      <w:proofErr w:type="spellStart"/>
      <w:r>
        <w:rPr>
          <w:rStyle w:val="VerbatimChar"/>
        </w:rPr>
        <w:t>SoilProfileCollection</w:t>
      </w:r>
      <w:proofErr w:type="spellEnd"/>
      <w:r>
        <w:t xml:space="preserve"> requires the following parameters: </w:t>
      </w:r>
      <w:proofErr w:type="spellStart"/>
      <w:r>
        <w:rPr>
          <w:rStyle w:val="VerbatimChar"/>
        </w:rPr>
        <w:t>profile_id</w:t>
      </w:r>
      <w:proofErr w:type="spellEnd"/>
      <w:r>
        <w:t xml:space="preserve"> (the name of a column containing unique profile IDs), </w:t>
      </w:r>
      <w:proofErr w:type="spellStart"/>
      <w:r>
        <w:rPr>
          <w:rStyle w:val="VerbatimChar"/>
        </w:rPr>
        <w:t>top_depth</w:t>
      </w:r>
      <w:proofErr w:type="spellEnd"/>
      <w:r>
        <w:t xml:space="preserve"> (the name of a column containing horizon upper depths) and </w:t>
      </w:r>
      <w:proofErr w:type="spellStart"/>
      <w:r>
        <w:rPr>
          <w:rStyle w:val="VerbatimChar"/>
        </w:rPr>
        <w:t>bottom_depth</w:t>
      </w:r>
      <w:proofErr w:type="spellEnd"/>
      <w:r>
        <w:t xml:space="preserve"> (the name of a column containing horizon lower depths) along with any additional horizon data associated with the horizons in the profile. For example, the promotion of a </w:t>
      </w:r>
      <w:proofErr w:type="spellStart"/>
      <w:proofErr w:type="gramStart"/>
      <w:r>
        <w:rPr>
          <w:rStyle w:val="VerbatimChar"/>
        </w:rPr>
        <w:t>data.frame</w:t>
      </w:r>
      <w:proofErr w:type="spellEnd"/>
      <w:proofErr w:type="gramEnd"/>
      <w:r>
        <w:t xml:space="preserve"> called </w:t>
      </w:r>
      <w:r>
        <w:rPr>
          <w:rStyle w:val="VerbatimChar"/>
        </w:rPr>
        <w:t>x</w:t>
      </w:r>
      <w:r>
        <w:t xml:space="preserve"> to </w:t>
      </w:r>
      <w:proofErr w:type="spellStart"/>
      <w:r>
        <w:rPr>
          <w:rStyle w:val="VerbatimChar"/>
        </w:rPr>
        <w:t>SoilProfileCollection</w:t>
      </w:r>
      <w:proofErr w:type="spellEnd"/>
      <w:r>
        <w:t xml:space="preserve"> would follow: </w:t>
      </w:r>
      <w:r>
        <w:rPr>
          <w:rStyle w:val="VerbatimChar"/>
        </w:rPr>
        <w:t xml:space="preserve">depths(x) &lt;- </w:t>
      </w:r>
      <w:proofErr w:type="spellStart"/>
      <w:r>
        <w:rPr>
          <w:rStyle w:val="VerbatimChar"/>
        </w:rPr>
        <w:t>profile_id</w:t>
      </w:r>
      <w:proofErr w:type="spellEnd"/>
      <w:r>
        <w:rPr>
          <w:rStyle w:val="VerbatimChar"/>
        </w:rPr>
        <w:t xml:space="preserve"> ~ </w:t>
      </w:r>
      <w:proofErr w:type="spellStart"/>
      <w:r>
        <w:rPr>
          <w:rStyle w:val="VerbatimChar"/>
        </w:rPr>
        <w:t>top_depth</w:t>
      </w:r>
      <w:proofErr w:type="spellEnd"/>
      <w:r>
        <w:rPr>
          <w:rStyle w:val="VerbatimChar"/>
        </w:rPr>
        <w:t xml:space="preserve"> + </w:t>
      </w:r>
      <w:proofErr w:type="spellStart"/>
      <w:r>
        <w:rPr>
          <w:rStyle w:val="VerbatimChar"/>
        </w:rPr>
        <w:t>bottom_depth</w:t>
      </w:r>
      <w:proofErr w:type="spellEnd"/>
      <w:r>
        <w:t>.</w:t>
      </w:r>
    </w:p>
    <w:p w14:paraId="5EE40E68" w14:textId="110E1234" w:rsidR="00623CAA" w:rsidRDefault="00CF2B15">
      <w:pPr>
        <w:pStyle w:val="BodyText"/>
      </w:pPr>
      <w:r>
        <w:t xml:space="preserve">In the </w:t>
      </w:r>
      <w:r>
        <w:rPr>
          <w:b/>
          <w:bCs/>
        </w:rPr>
        <w:t>R</w:t>
      </w:r>
      <w:r>
        <w:t xml:space="preserve"> language, the </w:t>
      </w:r>
      <w:r w:rsidR="004668E9">
        <w:t xml:space="preserve">tilde </w:t>
      </w:r>
      <w:r>
        <w:t xml:space="preserve">symbol </w:t>
      </w:r>
      <w:r>
        <w:rPr>
          <w:rStyle w:val="VerbatimChar"/>
        </w:rPr>
        <w:t>~</w:t>
      </w:r>
      <w:r>
        <w:t xml:space="preserve"> separates the left and right</w:t>
      </w:r>
      <w:r w:rsidR="00AC171E">
        <w:t>-</w:t>
      </w:r>
      <w:r>
        <w:t xml:space="preserve">hand sides of a formula. Commonly </w:t>
      </w:r>
      <w:r>
        <w:rPr>
          <w:rStyle w:val="VerbatimChar"/>
        </w:rPr>
        <w:t>~</w:t>
      </w:r>
      <w:r>
        <w:t xml:space="preserve"> is used in formulas to mean “modeled as.” In a </w:t>
      </w:r>
      <w:proofErr w:type="spellStart"/>
      <w:r>
        <w:rPr>
          <w:rStyle w:val="VerbatimChar"/>
        </w:rPr>
        <w:t>SoilProfileCollection</w:t>
      </w:r>
      <w:proofErr w:type="spellEnd"/>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proofErr w:type="gramStart"/>
      <w:r>
        <w:rPr>
          <w:rStyle w:val="VerbatimChar"/>
        </w:rPr>
        <w:t>site(</w:t>
      </w:r>
      <w:proofErr w:type="gramEnd"/>
      <w:r>
        <w:rPr>
          <w:rStyle w:val="VerbatimChar"/>
        </w:rPr>
        <w:t>)&lt;-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proofErr w:type="gramStart"/>
      <w:r>
        <w:rPr>
          <w:rStyle w:val="VerbatimChar"/>
        </w:rPr>
        <w:t>horizons(</w:t>
      </w:r>
      <w:proofErr w:type="gramEnd"/>
      <w:r>
        <w:rPr>
          <w:rStyle w:val="VerbatimChar"/>
        </w:rPr>
        <w:t>)&lt;-</w:t>
      </w:r>
      <w:r>
        <w:t xml:space="preserve"> method is used to merge a new table of horizon-level data into the </w:t>
      </w:r>
      <w:proofErr w:type="spellStart"/>
      <w:r>
        <w:rPr>
          <w:rStyle w:val="VerbatimChar"/>
        </w:rPr>
        <w:t>SoilProfileCollection</w:t>
      </w:r>
      <w:proofErr w:type="spellEnd"/>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proofErr w:type="spellStart"/>
      <w:r>
        <w:rPr>
          <w:rStyle w:val="VerbatimChar"/>
        </w:rPr>
        <w:t>SoilProfileCollection</w:t>
      </w:r>
      <w:proofErr w:type="spellEnd"/>
      <w:r>
        <w:t xml:space="preserve"> will check whether the length of the vector matches either the number of “sites” or the number of “horizons.” Extracting horizon or site-level data as plain </w:t>
      </w:r>
      <w:proofErr w:type="spellStart"/>
      <w:proofErr w:type="gramStart"/>
      <w:r>
        <w:rPr>
          <w:rStyle w:val="VerbatimChar"/>
        </w:rPr>
        <w:t>data.frame</w:t>
      </w:r>
      <w:proofErr w:type="spellEnd"/>
      <w:proofErr w:type="gramEnd"/>
      <w:r>
        <w:t xml:space="preserve"> objects is performed with the </w:t>
      </w:r>
      <w:r>
        <w:rPr>
          <w:rStyle w:val="VerbatimChar"/>
        </w:rPr>
        <w:t>horizons()</w:t>
      </w:r>
      <w:r>
        <w:t xml:space="preserve"> and </w:t>
      </w:r>
      <w:r>
        <w:rPr>
          <w:rStyle w:val="VerbatimChar"/>
        </w:rPr>
        <w:t>site()</w:t>
      </w:r>
      <w:r>
        <w:t xml:space="preserve"> functions. A detailed explanation of the </w:t>
      </w:r>
      <w:proofErr w:type="spellStart"/>
      <w:r>
        <w:rPr>
          <w:rStyle w:val="VerbatimChar"/>
        </w:rPr>
        <w:t>SoilProfileCollection</w:t>
      </w:r>
      <w:proofErr w:type="spellEnd"/>
      <w:r>
        <w:t xml:space="preserve"> object and associated methods for manipulation of these objects is presented in the “Introduction to </w:t>
      </w:r>
      <w:proofErr w:type="spellStart"/>
      <w:r>
        <w:t>SoilProfileCollection</w:t>
      </w:r>
      <w:proofErr w:type="spellEnd"/>
      <w:r>
        <w:t xml:space="preserve"> Objects” tutorial (Beaudette 2022).</w:t>
      </w:r>
    </w:p>
    <w:p w14:paraId="7F2CACDC" w14:textId="77777777" w:rsidR="00623CAA" w:rsidRDefault="00CF2B15">
      <w:pPr>
        <w:pStyle w:val="BodyText"/>
      </w:pPr>
      <w:r>
        <w:t xml:space="preserve">The </w:t>
      </w:r>
      <w:proofErr w:type="spellStart"/>
      <w:r>
        <w:rPr>
          <w:i/>
          <w:iCs/>
        </w:rPr>
        <w:t>soilDB</w:t>
      </w:r>
      <w:proofErr w:type="spellEnd"/>
      <w:r>
        <w:t xml:space="preserve"> package for</w:t>
      </w:r>
      <w:r w:rsidRPr="00DC311A">
        <w:rPr>
          <w:b/>
          <w:bCs/>
        </w:rPr>
        <w:t xml:space="preserve"> R </w:t>
      </w:r>
      <w:r>
        <w:t xml:space="preserve">provides a common interface to many of the National Cooperative Soil Survey databases. Several functions from this package return data as a </w:t>
      </w:r>
      <w:proofErr w:type="spellStart"/>
      <w:r>
        <w:rPr>
          <w:rStyle w:val="VerbatimChar"/>
        </w:rPr>
        <w:t>SoilProfileCollection</w:t>
      </w:r>
      <w:proofErr w:type="spellEnd"/>
      <w:r>
        <w:t xml:space="preserve"> object: </w:t>
      </w:r>
      <w:proofErr w:type="spellStart"/>
      <w:proofErr w:type="gramStart"/>
      <w:r>
        <w:rPr>
          <w:rStyle w:val="VerbatimChar"/>
        </w:rPr>
        <w:t>fetchKSSL</w:t>
      </w:r>
      <w:proofErr w:type="spellEnd"/>
      <w:r>
        <w:rPr>
          <w:rStyle w:val="VerbatimChar"/>
        </w:rPr>
        <w:t>(</w:t>
      </w:r>
      <w:proofErr w:type="gramEnd"/>
      <w:r>
        <w:rPr>
          <w:rStyle w:val="VerbatimChar"/>
        </w:rPr>
        <w:t>)</w:t>
      </w:r>
      <w:r>
        <w:t xml:space="preserve"> (laboratory characterization data), </w:t>
      </w:r>
      <w:proofErr w:type="spellStart"/>
      <w:r>
        <w:rPr>
          <w:rStyle w:val="VerbatimChar"/>
        </w:rPr>
        <w:t>fetchOSD</w:t>
      </w:r>
      <w:proofErr w:type="spellEnd"/>
      <w:r>
        <w:rPr>
          <w:rStyle w:val="VerbatimChar"/>
        </w:rPr>
        <w:t>()</w:t>
      </w:r>
      <w:r>
        <w:t xml:space="preserve"> (basic soil morphology from the Official Series Description), </w:t>
      </w:r>
      <w:proofErr w:type="spellStart"/>
      <w:r>
        <w:rPr>
          <w:rStyle w:val="VerbatimChar"/>
        </w:rPr>
        <w:t>fetchSDA</w:t>
      </w:r>
      <w:proofErr w:type="spellEnd"/>
      <w:r>
        <w:rPr>
          <w:rStyle w:val="VerbatimChar"/>
        </w:rPr>
        <w:t>()</w:t>
      </w:r>
      <w:r>
        <w:t xml:space="preserve"> (SSURGO and STATSGO data from Soil Data Access), and </w:t>
      </w:r>
      <w:proofErr w:type="spellStart"/>
      <w:r>
        <w:rPr>
          <w:rStyle w:val="VerbatimChar"/>
        </w:rPr>
        <w:t>fetchNASIS</w:t>
      </w:r>
      <w:proofErr w:type="spellEnd"/>
      <w:r>
        <w:t xml:space="preserve"> (National Soil Information System).</w:t>
      </w:r>
    </w:p>
    <w:p w14:paraId="6FF0759F" w14:textId="2AEF28D7" w:rsidR="00623CAA" w:rsidRDefault="00807ECE">
      <w:pPr>
        <w:pStyle w:val="Heading3"/>
      </w:pPr>
      <w:bookmarkStart w:id="6" w:name="subsetting"/>
      <w:r>
        <w:rPr>
          <w:rStyle w:val="SectionNumber"/>
        </w:rPr>
        <w:t>1</w:t>
      </w:r>
      <w:r w:rsidR="00CF2B15">
        <w:rPr>
          <w:rStyle w:val="SectionNumber"/>
        </w:rPr>
        <w:t>1.2.1</w:t>
      </w:r>
      <w:r w:rsidR="00CF2B15">
        <w:tab/>
      </w:r>
      <w:proofErr w:type="spellStart"/>
      <w:r w:rsidR="00CF2B15">
        <w:t>Subsetting</w:t>
      </w:r>
      <w:proofErr w:type="spellEnd"/>
    </w:p>
    <w:p w14:paraId="76DD3EC8" w14:textId="395259D1" w:rsidR="00623CAA" w:rsidRDefault="00CF2B15">
      <w:pPr>
        <w:pStyle w:val="FirstParagraph"/>
      </w:pPr>
      <w:r>
        <w:t xml:space="preserve">The “bracket” methods are one of the primary ways that objects in </w:t>
      </w:r>
      <w:proofErr w:type="spellStart"/>
      <w:r>
        <w:rPr>
          <w:b/>
          <w:bCs/>
        </w:rPr>
        <w:t>R</w:t>
      </w:r>
      <w:r>
        <w:t xml:space="preserve"> are</w:t>
      </w:r>
      <w:proofErr w:type="spellEnd"/>
      <w:r>
        <w:t xml:space="preserve"> subset by rows and columns (e.g.</w:t>
      </w:r>
      <w:r w:rsidR="00D23B71">
        <w:t>,</w:t>
      </w:r>
      <w:r>
        <w:t> </w:t>
      </w:r>
      <w:proofErr w:type="spellStart"/>
      <w:proofErr w:type="gramStart"/>
      <w:r>
        <w:rPr>
          <w:rStyle w:val="VerbatimChar"/>
        </w:rPr>
        <w:t>data.frame</w:t>
      </w:r>
      <w:proofErr w:type="spellEnd"/>
      <w:proofErr w:type="gramEnd"/>
      <w:r>
        <w:t>) or element (e.g.</w:t>
      </w:r>
      <w:r w:rsidR="00D23B71">
        <w:t>,</w:t>
      </w:r>
      <w:r>
        <w:t> </w:t>
      </w:r>
      <w:r>
        <w:rPr>
          <w:rStyle w:val="VerbatimChar"/>
        </w:rPr>
        <w:t>list</w:t>
      </w:r>
      <w:r>
        <w:t xml:space="preserve">, </w:t>
      </w:r>
      <w:r>
        <w:rPr>
          <w:rStyle w:val="VerbatimChar"/>
        </w:rPr>
        <w:t>vector</w:t>
      </w:r>
      <w:r>
        <w:t xml:space="preserve">, etc.). The </w:t>
      </w:r>
      <w:proofErr w:type="spellStart"/>
      <w:r>
        <w:rPr>
          <w:rStyle w:val="VerbatimChar"/>
        </w:rPr>
        <w:t>SoilProfileCollection</w:t>
      </w:r>
      <w:proofErr w:type="spellEnd"/>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proofErr w:type="spellStart"/>
      <w:r>
        <w:rPr>
          <w:rStyle w:val="VerbatimChar"/>
        </w:rPr>
        <w:t>SoilProfileCollection</w:t>
      </w:r>
      <w:proofErr w:type="spellEnd"/>
      <w:r>
        <w:t xml:space="preserve"> bracket method is: </w:t>
      </w:r>
      <w:proofErr w:type="gramStart"/>
      <w:r>
        <w:rPr>
          <w:rStyle w:val="VerbatimChar"/>
        </w:rPr>
        <w:t>x[</w:t>
      </w:r>
      <w:proofErr w:type="spellStart"/>
      <w:proofErr w:type="gramEnd"/>
      <w:r>
        <w:rPr>
          <w:rStyle w:val="VerbatimChar"/>
        </w:rPr>
        <w:t>i</w:t>
      </w:r>
      <w:proofErr w:type="spellEnd"/>
      <w:r>
        <w:rPr>
          <w:rStyle w:val="VerbatimChar"/>
        </w:rPr>
        <w:t>, j, k]</w:t>
      </w:r>
      <w:r>
        <w:t xml:space="preserve">; where </w:t>
      </w:r>
      <w:r>
        <w:rPr>
          <w:rStyle w:val="VerbatimChar"/>
        </w:rPr>
        <w:t>x</w:t>
      </w:r>
      <w:r>
        <w:t xml:space="preserve"> is a </w:t>
      </w:r>
      <w:proofErr w:type="spellStart"/>
      <w:r>
        <w:rPr>
          <w:rStyle w:val="VerbatimChar"/>
        </w:rPr>
        <w:t>SoilProfileCollection</w:t>
      </w:r>
      <w:proofErr w:type="spellEnd"/>
      <w:r>
        <w:t xml:space="preserve"> object, </w:t>
      </w:r>
      <w:proofErr w:type="spellStart"/>
      <w:r>
        <w:rPr>
          <w:rStyle w:val="VerbatimChar"/>
        </w:rPr>
        <w:t>i</w:t>
      </w:r>
      <w:proofErr w:type="spellEnd"/>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proofErr w:type="gramStart"/>
      <w:r>
        <w:rPr>
          <w:rStyle w:val="VerbatimChar"/>
        </w:rPr>
        <w:t>x[</w:t>
      </w:r>
      <w:proofErr w:type="gramEnd"/>
      <w:r>
        <w:rPr>
          <w:rStyle w:val="VerbatimChar"/>
        </w:rPr>
        <w:t>1, ]</w:t>
      </w:r>
      <w:r>
        <w:t xml:space="preserve">. For the first horizon in each profile use </w:t>
      </w:r>
      <w:proofErr w:type="gramStart"/>
      <w:r>
        <w:rPr>
          <w:rStyle w:val="VerbatimChar"/>
        </w:rPr>
        <w:t>x[</w:t>
      </w:r>
      <w:proofErr w:type="gramEnd"/>
      <w:r>
        <w:rPr>
          <w:rStyle w:val="VerbatimChar"/>
        </w:rPr>
        <w:t>, 1]</w:t>
      </w:r>
      <w:r>
        <w:t xml:space="preserve">. To get the last horizon of each profile, use </w:t>
      </w:r>
      <w:proofErr w:type="gramStart"/>
      <w:r>
        <w:rPr>
          <w:rStyle w:val="VerbatimChar"/>
        </w:rPr>
        <w:t>x[</w:t>
      </w:r>
      <w:proofErr w:type="gramEnd"/>
      <w:r>
        <w:rPr>
          <w:rStyle w:val="VerbatimChar"/>
        </w:rPr>
        <w:t>,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proofErr w:type="spellStart"/>
      <w:r>
        <w:rPr>
          <w:rStyle w:val="VerbatimChar"/>
        </w:rPr>
        <w:t>i</w:t>
      </w:r>
      <w:proofErr w:type="spellEnd"/>
      <w:r>
        <w:t xml:space="preserve">, </w:t>
      </w:r>
      <w:r>
        <w:rPr>
          <w:rStyle w:val="VerbatimChar"/>
        </w:rPr>
        <w:t>j</w:t>
      </w:r>
      <w:r>
        <w:t xml:space="preserve"> and </w:t>
      </w:r>
      <w:r>
        <w:rPr>
          <w:rStyle w:val="VerbatimChar"/>
        </w:rPr>
        <w:t>k</w:t>
      </w:r>
      <w:r>
        <w:t xml:space="preserve"> indices of the </w:t>
      </w:r>
      <w:proofErr w:type="spellStart"/>
      <w:r>
        <w:rPr>
          <w:rStyle w:val="VerbatimChar"/>
        </w:rPr>
        <w:t>SoilProfileCollection</w:t>
      </w:r>
      <w:proofErr w:type="spellEnd"/>
      <w:r>
        <w:t xml:space="preserve"> can be combined, for instance: </w:t>
      </w:r>
      <w:proofErr w:type="gramStart"/>
      <w:r>
        <w:rPr>
          <w:rStyle w:val="VerbatimChar"/>
        </w:rPr>
        <w:t>x[</w:t>
      </w:r>
      <w:proofErr w:type="gramEnd"/>
      <w:r>
        <w:rPr>
          <w:rStyle w:val="VerbatimChar"/>
        </w:rPr>
        <w:t>1:2, 1:2]</w:t>
      </w:r>
      <w:r>
        <w:t xml:space="preserve"> gives the first two horizons of the first two profiles. Also, the </w:t>
      </w:r>
      <w:r>
        <w:rPr>
          <w:rStyle w:val="VerbatimChar"/>
        </w:rPr>
        <w:t>k</w:t>
      </w:r>
      <w:r>
        <w:t xml:space="preserve"> index can be combined with the </w:t>
      </w:r>
      <w:proofErr w:type="spellStart"/>
      <w:r>
        <w:rPr>
          <w:rStyle w:val="VerbatimChar"/>
        </w:rPr>
        <w:t>i</w:t>
      </w:r>
      <w:proofErr w:type="spellEnd"/>
      <w:r>
        <w:t xml:space="preserve"> index, for instance </w:t>
      </w:r>
      <w:proofErr w:type="gramStart"/>
      <w:r>
        <w:rPr>
          <w:rStyle w:val="VerbatimChar"/>
        </w:rPr>
        <w:t>x[</w:t>
      </w:r>
      <w:proofErr w:type="gramEnd"/>
      <w:r>
        <w:rPr>
          <w:rStyle w:val="VerbatimChar"/>
        </w:rPr>
        <w:t>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03A4A4EF" w:rsidR="00623CAA" w:rsidRDefault="00CF2B15">
      <w:pPr>
        <w:pStyle w:val="ImageCaption"/>
      </w:pPr>
      <w:r>
        <w:t xml:space="preserve">Figure </w:t>
      </w:r>
      <w:r w:rsidR="00807ECE">
        <w:t>1</w:t>
      </w:r>
      <w:r>
        <w:t>1.2: Five soil profiles correlated to the Clarksville soil series (A)</w:t>
      </w:r>
      <w:r w:rsidR="00A505CB">
        <w:t>.</w:t>
      </w:r>
      <w:r>
        <w:t xml:space="preserve"> </w:t>
      </w:r>
      <w:r w:rsidR="00A505CB">
        <w:t>E</w:t>
      </w:r>
      <w:r>
        <w:t xml:space="preserve">xamples of bracket methods for </w:t>
      </w:r>
      <w:proofErr w:type="spellStart"/>
      <w:r>
        <w:t>subsetting</w:t>
      </w:r>
      <w:proofErr w:type="spellEnd"/>
      <w:r>
        <w:t xml:space="preserve"> profiles, sequences of horizons and top or bottom horizons (B).</w:t>
      </w:r>
    </w:p>
    <w:p w14:paraId="422FC239" w14:textId="380BF3DC"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proofErr w:type="spellStart"/>
      <w:proofErr w:type="gramStart"/>
      <w:r>
        <w:rPr>
          <w:rStyle w:val="VerbatimChar"/>
        </w:rPr>
        <w:t>hzAbove</w:t>
      </w:r>
      <w:proofErr w:type="spellEnd"/>
      <w:r>
        <w:rPr>
          <w:rStyle w:val="VerbatimChar"/>
        </w:rPr>
        <w:t>(</w:t>
      </w:r>
      <w:proofErr w:type="gramEnd"/>
      <w:r>
        <w:rPr>
          <w:rStyle w:val="VerbatimChar"/>
        </w:rPr>
        <w:t>)</w:t>
      </w:r>
      <w:r>
        <w:t xml:space="preserve">, </w:t>
      </w:r>
      <w:proofErr w:type="spellStart"/>
      <w:r>
        <w:rPr>
          <w:rStyle w:val="VerbatimChar"/>
        </w:rPr>
        <w:t>hzBelow</w:t>
      </w:r>
      <w:proofErr w:type="spellEnd"/>
      <w:r>
        <w:rPr>
          <w:rStyle w:val="VerbatimChar"/>
        </w:rPr>
        <w:t>()</w:t>
      </w:r>
      <w:r>
        <w:t xml:space="preserve"> and </w:t>
      </w:r>
      <w:proofErr w:type="spellStart"/>
      <w:r>
        <w:rPr>
          <w:rStyle w:val="VerbatimChar"/>
        </w:rPr>
        <w:t>hzOffset</w:t>
      </w:r>
      <w:proofErr w:type="spellEnd"/>
      <w:r>
        <w:rPr>
          <w:rStyle w:val="VerbatimChar"/>
        </w:rPr>
        <w:t>()</w:t>
      </w:r>
      <w:r>
        <w:t xml:space="preserve">. The former two take logical expressions to match </w:t>
      </w:r>
      <w:r w:rsidR="00AC171E">
        <w:t>horizons and</w:t>
      </w:r>
      <w:r>
        <w:t xml:space="preserve"> return the part of the collection adjacent to the match (above or below respectively).</w:t>
      </w:r>
      <w:r w:rsidR="00FD66D2">
        <w:t xml:space="preserve"> The</w:t>
      </w:r>
      <w:r>
        <w:t xml:space="preserve"> </w:t>
      </w:r>
      <w:proofErr w:type="spellStart"/>
      <w:proofErr w:type="gramStart"/>
      <w:r>
        <w:rPr>
          <w:rStyle w:val="VerbatimChar"/>
        </w:rPr>
        <w:t>hzOffset</w:t>
      </w:r>
      <w:proofErr w:type="spellEnd"/>
      <w:r>
        <w:rPr>
          <w:rStyle w:val="VerbatimChar"/>
        </w:rPr>
        <w:t>(</w:t>
      </w:r>
      <w:proofErr w:type="gramEnd"/>
      <w:r>
        <w:rPr>
          <w:rStyle w:val="VerbatimChar"/>
        </w:rPr>
        <w:t>)</w:t>
      </w:r>
      <w:r>
        <w:t xml:space="preserve"> </w:t>
      </w:r>
      <w:r w:rsidR="00FD66D2">
        <w:t xml:space="preserve">function </w:t>
      </w:r>
      <w:r>
        <w:t>allows arbitrary horizon indices and offsets to be calculated. This type of logic is further helpful for inspecting and fixing horizon geometry for errors or inconsistencies.</w:t>
      </w:r>
    </w:p>
    <w:p w14:paraId="3D3ACCF0" w14:textId="544439F9" w:rsidR="00623CAA" w:rsidRDefault="00CF2B15">
      <w:pPr>
        <w:pStyle w:val="BodyText"/>
      </w:pPr>
      <w:r>
        <w:t xml:space="preserve">Common querying operations with criteria in the form of logical expressions can be used to subset profiles or horizons in a collection that meet specific criteria of interest. The </w:t>
      </w:r>
      <w:proofErr w:type="spellStart"/>
      <w:r>
        <w:rPr>
          <w:i/>
          <w:iCs/>
        </w:rPr>
        <w:t>aqp</w:t>
      </w:r>
      <w:proofErr w:type="spellEnd"/>
      <w:r>
        <w:t xml:space="preserve"> functions </w:t>
      </w:r>
      <w:proofErr w:type="gramStart"/>
      <w:r>
        <w:rPr>
          <w:rStyle w:val="VerbatimChar"/>
        </w:rPr>
        <w:t>subset(</w:t>
      </w:r>
      <w:proofErr w:type="gramEnd"/>
      <w:r>
        <w:rPr>
          <w:rStyle w:val="VerbatimChar"/>
        </w:rPr>
        <w:t>)</w:t>
      </w:r>
      <w:r>
        <w:t xml:space="preserve"> and </w:t>
      </w:r>
      <w:proofErr w:type="spellStart"/>
      <w:r>
        <w:rPr>
          <w:rStyle w:val="VerbatimChar"/>
        </w:rPr>
        <w:t>subsetHz</w:t>
      </w:r>
      <w:proofErr w:type="spellEnd"/>
      <w:r>
        <w:rPr>
          <w:rStyle w:val="VerbatimChar"/>
        </w:rPr>
        <w:t>()</w:t>
      </w:r>
      <w:r>
        <w:t xml:space="preserve"> can be used with logical expressions in terms of the site or horizon variables to specify the constraints. These expressions make use of site or horizon-level variables in the collection.</w:t>
      </w:r>
      <w:r w:rsidR="00FD66D2">
        <w:t xml:space="preserve"> The</w:t>
      </w:r>
      <w:r>
        <w:t xml:space="preserve"> </w:t>
      </w:r>
      <w:proofErr w:type="gramStart"/>
      <w:r>
        <w:rPr>
          <w:rStyle w:val="VerbatimChar"/>
        </w:rPr>
        <w:t>subset(</w:t>
      </w:r>
      <w:proofErr w:type="gramEnd"/>
      <w:r>
        <w:rPr>
          <w:rStyle w:val="VerbatimChar"/>
        </w:rPr>
        <w:t>)</w:t>
      </w:r>
      <w:r>
        <w:t xml:space="preserve"> </w:t>
      </w:r>
      <w:r w:rsidR="00FD66D2">
        <w:t xml:space="preserve">function </w:t>
      </w:r>
      <w:r>
        <w:t>returns whole profiles</w:t>
      </w:r>
      <w:r w:rsidR="00FD66D2">
        <w:t>,</w:t>
      </w:r>
      <w:r>
        <w:t xml:space="preserve"> if criteria were specified for horizon data then only some of the horizons of those profiles may meet criteria. </w:t>
      </w:r>
      <w:r w:rsidR="00FD66D2">
        <w:t xml:space="preserve">More specifically, </w:t>
      </w:r>
      <w:proofErr w:type="spellStart"/>
      <w:proofErr w:type="gramStart"/>
      <w:r>
        <w:rPr>
          <w:rStyle w:val="VerbatimChar"/>
        </w:rPr>
        <w:t>subsetHz</w:t>
      </w:r>
      <w:proofErr w:type="spellEnd"/>
      <w:r>
        <w:rPr>
          <w:rStyle w:val="VerbatimChar"/>
        </w:rPr>
        <w:t>(</w:t>
      </w:r>
      <w:proofErr w:type="gramEnd"/>
      <w:r>
        <w:rPr>
          <w:rStyle w:val="VerbatimChar"/>
        </w:rPr>
        <w:t>)</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proofErr w:type="gramStart"/>
      <w:r>
        <w:rPr>
          <w:rStyle w:val="VerbatimChar"/>
        </w:rPr>
        <w:t>glom(</w:t>
      </w:r>
      <w:proofErr w:type="gramEnd"/>
      <w:r>
        <w:rPr>
          <w:rStyle w:val="VerbatimChar"/>
        </w:rPr>
        <w:t>)</w:t>
      </w:r>
      <w:r>
        <w:t xml:space="preserve"> and truncation to that interval via </w:t>
      </w:r>
      <w:proofErr w:type="spellStart"/>
      <w:r>
        <w:rPr>
          <w:rStyle w:val="VerbatimChar"/>
        </w:rPr>
        <w:t>trunc</w:t>
      </w:r>
      <w:proofErr w:type="spellEnd"/>
      <w:r>
        <w:rPr>
          <w:rStyle w:val="VerbatimChar"/>
        </w:rPr>
        <w:t>()</w:t>
      </w:r>
      <w:r>
        <w:t>.</w:t>
      </w:r>
    </w:p>
    <w:p w14:paraId="7C8754AE" w14:textId="72E1579C"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proofErr w:type="gramStart"/>
      <w:r>
        <w:rPr>
          <w:rStyle w:val="VerbatimChar"/>
        </w:rPr>
        <w:t>glom(</w:t>
      </w:r>
      <w:proofErr w:type="gramEnd"/>
      <w:r>
        <w:rPr>
          <w:rStyle w:val="VerbatimChar"/>
        </w:rPr>
        <w:t>x, z1, z2, ...)</w:t>
      </w:r>
      <w:r>
        <w:t xml:space="preserve"> and </w:t>
      </w:r>
      <w:proofErr w:type="spellStart"/>
      <w:r>
        <w:rPr>
          <w:rStyle w:val="VerbatimChar"/>
        </w:rPr>
        <w:t>trunc</w:t>
      </w:r>
      <w:proofErr w:type="spellEnd"/>
      <w:r>
        <w:rPr>
          <w:rStyle w:val="VerbatimChar"/>
        </w:rPr>
        <w:t>(x, z1, z2, ...)</w:t>
      </w:r>
      <w:r>
        <w:t xml:space="preserve"> facilitate this in </w:t>
      </w:r>
      <w:proofErr w:type="spellStart"/>
      <w:r>
        <w:rPr>
          <w:i/>
          <w:iCs/>
        </w:rPr>
        <w:t>aqp</w:t>
      </w:r>
      <w:proofErr w:type="spellEnd"/>
      <w:r>
        <w:t xml:space="preserve">. </w:t>
      </w:r>
      <w:r w:rsidR="00A505CB">
        <w:t>The</w:t>
      </w:r>
      <w:r w:rsidR="00A505CB" w:rsidRPr="00A505CB">
        <w:t xml:space="preserve"> </w:t>
      </w:r>
      <w:proofErr w:type="gramStart"/>
      <w:r w:rsidR="00A505CB">
        <w:rPr>
          <w:rStyle w:val="VerbatimChar"/>
        </w:rPr>
        <w:t>glom(</w:t>
      </w:r>
      <w:proofErr w:type="gramEnd"/>
      <w:r w:rsidR="00A505CB">
        <w:rPr>
          <w:rStyle w:val="VerbatimChar"/>
        </w:rPr>
        <w:t>)</w:t>
      </w:r>
      <w:r w:rsidR="00A505CB" w:rsidRPr="00F963FC">
        <w:rPr>
          <w:rStyle w:val="VerbatimChar"/>
          <w:rFonts w:asciiTheme="minorHAnsi" w:hAnsiTheme="minorHAnsi"/>
          <w:sz w:val="24"/>
        </w:rPr>
        <w:t xml:space="preserve"> </w:t>
      </w:r>
      <w:r w:rsidR="00A505CB">
        <w:t xml:space="preserve">f unction </w:t>
      </w:r>
      <w:r>
        <w:t xml:space="preserve">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6C1D587C"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proofErr w:type="spellStart"/>
      <w:r>
        <w:rPr>
          <w:rStyle w:val="VerbatimChar"/>
        </w:rPr>
        <w:t>SoilProfileCollection</w:t>
      </w:r>
      <w:proofErr w:type="spellEnd"/>
      <w:r>
        <w:t xml:space="preserve"> (Figure </w:t>
      </w:r>
      <w:r w:rsidR="001F5826">
        <w:t>1</w:t>
      </w:r>
      <w:r>
        <w:t xml:space="preserve">1.3). </w:t>
      </w:r>
      <w:r w:rsidR="00FD66D2">
        <w:t>T</w:t>
      </w:r>
      <w:r>
        <w:t xml:space="preserve">he upper and lower boundaries of the resulting horizons will be </w:t>
      </w:r>
      <w:r w:rsidR="00FD66D2">
        <w:t xml:space="preserve">cleanly </w:t>
      </w:r>
      <w:r>
        <w:t>cut to the interval specified</w:t>
      </w:r>
      <w:r w:rsidR="00FD66D2">
        <w:t xml:space="preserve"> using</w:t>
      </w:r>
      <w:r>
        <w:t xml:space="preserve"> </w:t>
      </w:r>
      <w:r w:rsidR="00FD66D2">
        <w:rPr>
          <w:rStyle w:val="VerbatimChar"/>
        </w:rPr>
        <w:t>glom(truncate=TRUE)</w:t>
      </w:r>
      <w:r w:rsidR="00FD66D2">
        <w:t xml:space="preserve"> or via </w:t>
      </w:r>
      <w:proofErr w:type="spellStart"/>
      <w:proofErr w:type="gramStart"/>
      <w:r w:rsidR="00FD66D2">
        <w:rPr>
          <w:rStyle w:val="VerbatimChar"/>
        </w:rPr>
        <w:t>trunc</w:t>
      </w:r>
      <w:proofErr w:type="spellEnd"/>
      <w:r w:rsidR="00FD66D2">
        <w:rPr>
          <w:rStyle w:val="VerbatimChar"/>
        </w:rPr>
        <w:t>(</w:t>
      </w:r>
      <w:proofErr w:type="gramEnd"/>
      <w:r w:rsidR="00FD66D2">
        <w:rPr>
          <w:rStyle w:val="VerbatimChar"/>
        </w:rPr>
        <w:t>)</w:t>
      </w:r>
      <w:r w:rsidR="00F8269F" w:rsidRPr="002623F9">
        <w:rPr>
          <w:rStyle w:val="VerbatimChar"/>
          <w:rFonts w:asciiTheme="minorHAnsi" w:hAnsiTheme="minorHAnsi" w:cstheme="majorHAnsi"/>
        </w:rPr>
        <w:t>,</w:t>
      </w:r>
      <w:r w:rsidR="00FD66D2">
        <w:t xml:space="preserve"> </w:t>
      </w:r>
      <w:r>
        <w:t xml:space="preserve">and </w:t>
      </w:r>
      <w:r w:rsidR="00CB73C8">
        <w:t xml:space="preserve">resulting </w:t>
      </w:r>
      <w:r>
        <w:t xml:space="preserve">profiles will have consistent upper and lower boundaries assuming there are no missing data in the </w:t>
      </w:r>
      <w:r w:rsidR="00FD66D2">
        <w:t xml:space="preserve">specified </w:t>
      </w:r>
      <w:r>
        <w:t>interval.</w:t>
      </w:r>
    </w:p>
    <w:p w14:paraId="2196418C" w14:textId="5D351121" w:rsidR="00623CAA" w:rsidRDefault="00807ECE">
      <w:pPr>
        <w:pStyle w:val="Heading3"/>
      </w:pPr>
      <w:bookmarkStart w:id="7" w:name="data-quality-and-repairs"/>
      <w:bookmarkEnd w:id="6"/>
      <w:r>
        <w:rPr>
          <w:rStyle w:val="SectionNumber"/>
        </w:rPr>
        <w:t>1</w:t>
      </w:r>
      <w:r w:rsidR="00CF2B15">
        <w:rPr>
          <w:rStyle w:val="SectionNumber"/>
        </w:rPr>
        <w:t>1.2.2</w:t>
      </w:r>
      <w:r w:rsidR="00CF2B15">
        <w:tab/>
        <w:t>Data Quality and Repairs</w:t>
      </w:r>
    </w:p>
    <w:p w14:paraId="1C5D6975" w14:textId="63B2140B" w:rsidR="00623CAA" w:rsidRDefault="00CF2B15">
      <w:pPr>
        <w:pStyle w:val="FirstParagraph"/>
      </w:pPr>
      <w:r>
        <w:t xml:space="preserve">The </w:t>
      </w:r>
      <w:proofErr w:type="spellStart"/>
      <w:r>
        <w:rPr>
          <w:i/>
          <w:iCs/>
        </w:rPr>
        <w:t>aqp</w:t>
      </w:r>
      <w:proofErr w:type="spellEnd"/>
      <w:r>
        <w:t xml:space="preserve"> package provides several methods for identifying problematic profile geometry and </w:t>
      </w:r>
      <w:r w:rsidR="00FD66D2">
        <w:t xml:space="preserve">attempts </w:t>
      </w:r>
      <w:proofErr w:type="gramStart"/>
      <w:r w:rsidR="00FD66D2">
        <w:t>to</w:t>
      </w:r>
      <w:proofErr w:type="gramEnd"/>
      <w:r>
        <w:t xml:space="preserve"> “</w:t>
      </w:r>
      <w:r w:rsidR="00FD66D2">
        <w:t>correct</w:t>
      </w:r>
      <w:r>
        <w:t xml:space="preserve">” it. Most soil databases and methods for storing soils information do not have front end validations that prevent entry of data with “illogical” content. Some analyses rely on having only one record of data per depth/profile combination such as those involving depth-weighted </w:t>
      </w:r>
      <w:r w:rsidR="00AC171E">
        <w:t>averages or</w:t>
      </w:r>
      <w:r>
        <w:t xml:space="preserve"> </w:t>
      </w:r>
      <w:r w:rsidR="00AC171E">
        <w:t xml:space="preserve">those that </w:t>
      </w:r>
      <w:r>
        <w:t>rely on having a “complete” set of records in all profiles over a particular interval.</w:t>
      </w:r>
    </w:p>
    <w:p w14:paraId="46A37FED" w14:textId="1D51E8E5" w:rsidR="00623CAA" w:rsidRDefault="00D678EA">
      <w:pPr>
        <w:pStyle w:val="BodyText"/>
      </w:pPr>
      <w:r>
        <w:rPr>
          <w:rStyle w:val="VerbatimChar"/>
        </w:rPr>
        <w:t xml:space="preserve">The </w:t>
      </w:r>
      <w:proofErr w:type="spellStart"/>
      <w:r w:rsidRPr="00F963FC">
        <w:rPr>
          <w:rStyle w:val="VerbatimChar"/>
          <w:i/>
          <w:iCs/>
        </w:rPr>
        <w:t>aqp</w:t>
      </w:r>
      <w:proofErr w:type="spellEnd"/>
      <w:r>
        <w:rPr>
          <w:rStyle w:val="VerbatimChar"/>
        </w:rPr>
        <w:t xml:space="preserve"> function </w:t>
      </w:r>
      <w:proofErr w:type="spellStart"/>
      <w:proofErr w:type="gramStart"/>
      <w:r w:rsidR="00CF2B15">
        <w:rPr>
          <w:rStyle w:val="VerbatimChar"/>
        </w:rPr>
        <w:t>checkHzDepthLogic</w:t>
      </w:r>
      <w:proofErr w:type="spellEnd"/>
      <w:r w:rsidR="00CF2B15">
        <w:rPr>
          <w:rStyle w:val="VerbatimChar"/>
        </w:rPr>
        <w:t>(</w:t>
      </w:r>
      <w:proofErr w:type="gramEnd"/>
      <w:r w:rsidR="00CF2B15">
        <w:rPr>
          <w:rStyle w:val="VerbatimChar"/>
        </w:rPr>
        <w:t>)</w:t>
      </w:r>
      <w:r w:rsidR="00CF2B15">
        <w:t xml:space="preserve"> inspects a </w:t>
      </w:r>
      <w:proofErr w:type="spellStart"/>
      <w:r w:rsidR="00CF2B15">
        <w:rPr>
          <w:rStyle w:val="VerbatimChar"/>
        </w:rPr>
        <w:t>SoilProfileCollection</w:t>
      </w:r>
      <w:proofErr w:type="spellEnd"/>
      <w:r w:rsidR="00CF2B15">
        <w:t xml:space="preserve"> object looking for four common errors in horizon depths: bottom depth shallower than top depth, equal top and bottom depth, missing top or bottom depth</w:t>
      </w:r>
      <w:r w:rsidR="00930825">
        <w:t>s</w:t>
      </w:r>
      <w:r w:rsidR="00CF2B15">
        <w:t xml:space="preserve">, and gap or overlap between adjacent horizons. With </w:t>
      </w:r>
      <w:proofErr w:type="spellStart"/>
      <w:r w:rsidR="00CF2B15">
        <w:rPr>
          <w:rStyle w:val="VerbatimChar"/>
        </w:rPr>
        <w:t>byhz</w:t>
      </w:r>
      <w:proofErr w:type="spellEnd"/>
      <w:r w:rsidR="00CF2B15">
        <w:rPr>
          <w:rStyle w:val="VerbatimChar"/>
        </w:rPr>
        <w:t xml:space="preserve"> = TRUE</w:t>
      </w:r>
      <w:r w:rsidR="00CF2B15">
        <w:t xml:space="preserve"> it is possible to perform the first three of the above logic checks on individual horizons.</w:t>
      </w:r>
    </w:p>
    <w:p w14:paraId="096F7973" w14:textId="7DF56CFA" w:rsidR="00623CAA" w:rsidRDefault="00D678EA">
      <w:pPr>
        <w:pStyle w:val="BodyText"/>
      </w:pPr>
      <w:r>
        <w:lastRenderedPageBreak/>
        <w:t>A</w:t>
      </w:r>
      <w:r w:rsidR="00CF2B15">
        <w:t xml:space="preserve">ssumptions </w:t>
      </w:r>
      <w:r>
        <w:t xml:space="preserve">concerning </w:t>
      </w:r>
      <w:r w:rsidR="00CF2B15">
        <w:t>horizon order based on horizon top depth</w:t>
      </w:r>
      <w:r>
        <w:t xml:space="preserve"> are tested by the </w:t>
      </w:r>
      <w:proofErr w:type="spellStart"/>
      <w:proofErr w:type="gramStart"/>
      <w:r>
        <w:rPr>
          <w:rStyle w:val="VerbatimChar"/>
        </w:rPr>
        <w:t>repairMissingHzDepths</w:t>
      </w:r>
      <w:proofErr w:type="spellEnd"/>
      <w:r>
        <w:rPr>
          <w:rStyle w:val="VerbatimChar"/>
        </w:rPr>
        <w:t>(</w:t>
      </w:r>
      <w:proofErr w:type="gramEnd"/>
      <w:r>
        <w:rPr>
          <w:rStyle w:val="VerbatimChar"/>
        </w:rPr>
        <w:t>)</w:t>
      </w:r>
      <w:r>
        <w:rPr>
          <w:rStyle w:val="VerbatimChar"/>
          <w:rFonts w:asciiTheme="minorHAnsi" w:hAnsiTheme="minorHAnsi"/>
          <w:sz w:val="24"/>
        </w:rPr>
        <w:t xml:space="preserve"> function</w:t>
      </w:r>
      <w:r w:rsidR="00CF2B15">
        <w:t>.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24E4F0FB" w:rsidR="00623CAA" w:rsidRDefault="00D678EA">
      <w:pPr>
        <w:pStyle w:val="BodyText"/>
      </w:pPr>
      <w:r>
        <w:rPr>
          <w:rStyle w:val="VerbatimChar"/>
          <w:rFonts w:asciiTheme="minorHAnsi" w:hAnsiTheme="minorHAnsi"/>
          <w:sz w:val="24"/>
        </w:rPr>
        <w:t xml:space="preserve">The </w:t>
      </w:r>
      <w:proofErr w:type="spellStart"/>
      <w:proofErr w:type="gramStart"/>
      <w:r w:rsidR="00CF2B15">
        <w:rPr>
          <w:rStyle w:val="VerbatimChar"/>
        </w:rPr>
        <w:t>fillHzGaps</w:t>
      </w:r>
      <w:proofErr w:type="spellEnd"/>
      <w:r w:rsidR="00CF2B15">
        <w:rPr>
          <w:rStyle w:val="VerbatimChar"/>
        </w:rPr>
        <w:t>(</w:t>
      </w:r>
      <w:proofErr w:type="gramEnd"/>
      <w:r w:rsidR="00CF2B15">
        <w:rPr>
          <w:rStyle w:val="VerbatimChar"/>
        </w:rPr>
        <w:t>)</w:t>
      </w:r>
      <w:r w:rsidR="00CF2B15">
        <w:t xml:space="preserve"> </w:t>
      </w:r>
      <w:r>
        <w:t xml:space="preserve">function </w:t>
      </w:r>
      <w:r w:rsidR="00CF2B15">
        <w:t xml:space="preserve">attempts to find “gaps” in the horizon records of a </w:t>
      </w:r>
      <w:proofErr w:type="spellStart"/>
      <w:r w:rsidR="00CF2B15">
        <w:rPr>
          <w:rStyle w:val="VerbatimChar"/>
        </w:rPr>
        <w:t>SoilProfileCollection</w:t>
      </w:r>
      <w:proofErr w:type="spellEnd"/>
      <w:r w:rsidR="00CF2B15">
        <w:t xml:space="preserve"> object and fill with placeholder horizons (profile ID, horizon ID, top/bottom depths, all else </w:t>
      </w:r>
      <w:r w:rsidR="00CF2B15">
        <w:rPr>
          <w:rStyle w:val="VerbatimChar"/>
        </w:rPr>
        <w:t>NA</w:t>
      </w:r>
      <w:r w:rsidR="00CF2B15">
        <w:t>). This function is for filling profiles to a static top and bottom depth</w:t>
      </w:r>
      <w:r>
        <w:t>.</w:t>
      </w:r>
      <w:r w:rsidR="00CF2B15">
        <w:t xml:space="preserve"> </w:t>
      </w:r>
      <w:r>
        <w:t xml:space="preserve">For </w:t>
      </w:r>
      <w:r w:rsidR="00CF2B15">
        <w:t>instance</w:t>
      </w:r>
      <w:r w:rsidR="006347BF">
        <w:t>,</w:t>
      </w:r>
      <w:r w:rsidR="00CF2B15">
        <w:t xml:space="preserve"> a morphologic description </w:t>
      </w:r>
      <w:r w:rsidR="002E7CA8">
        <w:t>containing</w:t>
      </w:r>
      <w:r w:rsidR="00CF2B15">
        <w:t xml:space="preserve"> </w:t>
      </w:r>
      <w:r w:rsidR="000A5E60">
        <w:t xml:space="preserve">horizons </w:t>
      </w:r>
      <w:r w:rsidR="002E7CA8">
        <w:t xml:space="preserve">with omitted upper or undetermined lower depth as in the case of undescribed </w:t>
      </w:r>
      <w:r w:rsidR="00CF2B15">
        <w:t>organic horizons or soil profiles that have variable bedrock depth</w:t>
      </w:r>
      <w:r w:rsidR="002E7CA8">
        <w:t xml:space="preserve"> below </w:t>
      </w:r>
      <w:r w:rsidR="000A5E60">
        <w:t>depth of excavation</w:t>
      </w:r>
      <w:r w:rsidR="00CF2B15">
        <w:t>.</w:t>
      </w:r>
    </w:p>
    <w:p w14:paraId="60209C3E" w14:textId="247A4E0E" w:rsidR="00623CAA" w:rsidRDefault="00807ECE">
      <w:pPr>
        <w:pStyle w:val="Heading2"/>
      </w:pPr>
      <w:bookmarkStart w:id="8" w:name="soil-morphology"/>
      <w:bookmarkEnd w:id="4"/>
      <w:bookmarkEnd w:id="7"/>
      <w:r>
        <w:rPr>
          <w:rStyle w:val="SectionNumber"/>
        </w:rPr>
        <w:t>1</w:t>
      </w:r>
      <w:r w:rsidR="00CF2B15">
        <w:rPr>
          <w:rStyle w:val="SectionNumber"/>
        </w:rPr>
        <w:t>1.3</w:t>
      </w:r>
      <w:r w:rsidR="00CF2B15">
        <w:tab/>
        <w:t>Soil Morphology</w:t>
      </w:r>
    </w:p>
    <w:p w14:paraId="5E16EC02" w14:textId="6A99792C" w:rsidR="00623CAA" w:rsidRDefault="00CF2B15">
      <w:pPr>
        <w:pStyle w:val="FirstParagraph"/>
      </w:pPr>
      <w:r>
        <w:t>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w:t>
      </w:r>
      <w:r w:rsidR="00D6750A">
        <w:t>,</w:t>
      </w:r>
      <w:r>
        <w:t xml:space="preserve"> catenary position or other geomorphic description) represent an atomic unit of pedologic inquiry: the </w:t>
      </w:r>
      <w:proofErr w:type="spellStart"/>
      <w:r>
        <w:t>pedon</w:t>
      </w:r>
      <w:proofErr w:type="spellEnd"/>
      <w:r>
        <w:t xml:space="preserve"> (Staff 2017). The AQP family of</w:t>
      </w:r>
      <w:r w:rsidRPr="00DC311A">
        <w:rPr>
          <w:b/>
          <w:bCs/>
        </w:rPr>
        <w:t xml:space="preserve"> R </w:t>
      </w:r>
      <w:r>
        <w:t xml:space="preserve">packages and the </w:t>
      </w:r>
      <w:proofErr w:type="spellStart"/>
      <w:r>
        <w:rPr>
          <w:rStyle w:val="VerbatimChar"/>
        </w:rPr>
        <w:t>SoilProfileCollection</w:t>
      </w:r>
      <w:proofErr w:type="spellEnd"/>
      <w:r>
        <w:t xml:space="preserve"> data structure were designed specifically to elevate the </w:t>
      </w:r>
      <w:proofErr w:type="spellStart"/>
      <w:r>
        <w:t>pedon</w:t>
      </w:r>
      <w:proofErr w:type="spellEnd"/>
      <w:r>
        <w:t xml:space="preserve"> (and collections of </w:t>
      </w:r>
      <w:proofErr w:type="spellStart"/>
      <w:r>
        <w:t>pedons</w:t>
      </w:r>
      <w:proofErr w:type="spellEnd"/>
      <w:r>
        <w:t xml:space="preserve">) to a convenient abstraction (an object), enabling a simpler interface to what would otherwise be a complex hierarchy of above and below-ground records. In </w:t>
      </w:r>
      <w:proofErr w:type="spellStart"/>
      <w:r>
        <w:rPr>
          <w:i/>
          <w:iCs/>
        </w:rPr>
        <w:t>aqp</w:t>
      </w:r>
      <w:proofErr w:type="spellEnd"/>
      <w:r>
        <w:t xml:space="preserve">, </w:t>
      </w:r>
      <w:r w:rsidR="006347BF">
        <w:t>t</w:t>
      </w:r>
      <w:r>
        <w:t>he more generic term “profile</w:t>
      </w:r>
      <w:r w:rsidR="006347BF">
        <w:t>,</w:t>
      </w:r>
      <w:r>
        <w:t xml:space="preserve">” is used instead of </w:t>
      </w:r>
      <w:proofErr w:type="spellStart"/>
      <w:r>
        <w:t>pedon</w:t>
      </w:r>
      <w:proofErr w:type="spellEnd"/>
      <w:r>
        <w:t xml:space="preserve"> to accommodate incomplete data (missing above-ground information) or otherwise truncated </w:t>
      </w:r>
      <w:r w:rsidR="007A645B">
        <w:t xml:space="preserve">horizon </w:t>
      </w:r>
      <w:r>
        <w:t xml:space="preserve">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9" w:name="soil-color"/>
      <w:r>
        <w:rPr>
          <w:rStyle w:val="SectionNumber"/>
        </w:rPr>
        <w:t>1</w:t>
      </w:r>
      <w:r w:rsidR="00CF2B15">
        <w:rPr>
          <w:rStyle w:val="SectionNumber"/>
        </w:rPr>
        <w:t>1.3.1</w:t>
      </w:r>
      <w:r>
        <w:t xml:space="preserve"> </w:t>
      </w:r>
      <w:r w:rsidR="00CF2B15">
        <w:t>Soil Color</w:t>
      </w:r>
    </w:p>
    <w:p w14:paraId="4774708C" w14:textId="1586F9CE"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 1947; Simonson 1993; Staff 2017) in the form of “hue</w:t>
      </w:r>
      <w:r w:rsidR="006347BF">
        <w:t>,</w:t>
      </w:r>
      <w:r>
        <w:t xml:space="preserve"> value/chroma,” the three components of this notation provide interpretive suggestions about iron oxides and oxidation state (hue and chroma) (</w:t>
      </w:r>
      <w:proofErr w:type="spellStart"/>
      <w:r>
        <w:t>Schwertmann</w:t>
      </w:r>
      <w:proofErr w:type="spellEnd"/>
      <w:r>
        <w:t xml:space="preserve"> 1993; </w:t>
      </w:r>
      <w:proofErr w:type="spellStart"/>
      <w:r>
        <w:t>Scheinost</w:t>
      </w:r>
      <w:proofErr w:type="spellEnd"/>
      <w:r>
        <w:t xml:space="preserve"> and </w:t>
      </w:r>
      <w:proofErr w:type="spellStart"/>
      <w:r>
        <w:t>Schwertmann</w:t>
      </w:r>
      <w:proofErr w:type="spellEnd"/>
      <w:r>
        <w:t xml:space="preserve"> 1999), soil carbon (value) (Wills, </w:t>
      </w:r>
      <w:proofErr w:type="spellStart"/>
      <w:r>
        <w:t>Burras</w:t>
      </w:r>
      <w:proofErr w:type="spellEnd"/>
      <w:r>
        <w:t>, and Sandor 2007; Liles et al. 2013), as well as hints about the relative importance of catenary relationships (Brown, Clayton, and McSweeney 2004). Several color-based metrics of soil development (</w:t>
      </w:r>
      <w:proofErr w:type="spellStart"/>
      <w:r>
        <w:t>Buntley</w:t>
      </w:r>
      <w:proofErr w:type="spellEnd"/>
      <w:r>
        <w:t xml:space="preserve"> and Westin 1965; Harden 1982), </w:t>
      </w:r>
      <w:proofErr w:type="spellStart"/>
      <w:r>
        <w:t>rubification</w:t>
      </w:r>
      <w:proofErr w:type="spellEnd"/>
      <w:r>
        <w:t xml:space="preserve"> (Barron and Torrent 1986; </w:t>
      </w:r>
      <w:r w:rsidR="009F3CF4">
        <w:t xml:space="preserve">Hurst </w:t>
      </w:r>
      <w:r>
        <w:t xml:space="preserve">1977), and </w:t>
      </w:r>
      <w:proofErr w:type="spellStart"/>
      <w:r>
        <w:t>melanization</w:t>
      </w:r>
      <w:proofErr w:type="spellEnd"/>
      <w:r>
        <w:t xml:space="preserve"> (Harden 1982; Thompson and Bell 1996) are implemented in the </w:t>
      </w:r>
      <w:proofErr w:type="spellStart"/>
      <w:r>
        <w:rPr>
          <w:i/>
          <w:iCs/>
        </w:rPr>
        <w:t>aqp</w:t>
      </w:r>
      <w:proofErr w:type="spellEnd"/>
      <w:r>
        <w:t xml:space="preserve"> package.</w:t>
      </w:r>
    </w:p>
    <w:p w14:paraId="590E903C" w14:textId="4DC5968C" w:rsidR="00623CAA" w:rsidRDefault="00807ECE">
      <w:pPr>
        <w:pStyle w:val="Heading4"/>
      </w:pPr>
      <w:bookmarkStart w:id="10" w:name="color-conversion"/>
      <w:r>
        <w:rPr>
          <w:rStyle w:val="SectionNumber"/>
        </w:rPr>
        <w:t>1</w:t>
      </w:r>
      <w:r w:rsidR="00CF2B15">
        <w:rPr>
          <w:rStyle w:val="SectionNumber"/>
        </w:rPr>
        <w:t>1.3.1.1</w:t>
      </w:r>
      <w:r>
        <w:t xml:space="preserve"> </w:t>
      </w:r>
      <w:r w:rsidR="00CF2B15">
        <w:t>Color Conversion</w:t>
      </w:r>
    </w:p>
    <w:p w14:paraId="1EC044C9" w14:textId="3E4FCEF5" w:rsidR="00623CAA" w:rsidRDefault="00CF2B15">
      <w:pPr>
        <w:pStyle w:val="FirstParagraph"/>
      </w:pPr>
      <w:r>
        <w:t xml:space="preserve">The </w:t>
      </w:r>
      <w:proofErr w:type="spellStart"/>
      <w:r>
        <w:rPr>
          <w:i/>
          <w:iCs/>
        </w:rPr>
        <w:t>aqp</w:t>
      </w:r>
      <w:proofErr w:type="spellEnd"/>
      <w:r>
        <w:t xml:space="preserve"> package provides several interfaces for conversion between Munsell notation and sRGB or CIELAB color spaces, largely based on the 1943 Munsell </w:t>
      </w:r>
      <w:proofErr w:type="spellStart"/>
      <w:r>
        <w:t>renotation</w:t>
      </w:r>
      <w:proofErr w:type="spellEnd"/>
      <w:r>
        <w:t xml:space="preserve"> table (Centore </w:t>
      </w:r>
      <w:r>
        <w:lastRenderedPageBreak/>
        <w:t>2012). Forward conversion from standard Munsell notation (e.g.</w:t>
      </w:r>
      <w:r w:rsidR="00D6750A">
        <w:t>,</w:t>
      </w:r>
      <w:r>
        <w:t xml:space="preserve"> 10YR 3/4) is performed via look-up table, derived from the </w:t>
      </w:r>
      <w:proofErr w:type="spellStart"/>
      <w:r>
        <w:t>renotation</w:t>
      </w:r>
      <w:proofErr w:type="spellEnd"/>
      <w:r>
        <w:t xml:space="preserve"> </w:t>
      </w:r>
      <w:r w:rsidR="009C44F9">
        <w:t xml:space="preserve">table, </w:t>
      </w:r>
      <w:r>
        <w:t xml:space="preserve">and interpolated to include odd chroma </w:t>
      </w:r>
      <w:r w:rsidR="009C44F9">
        <w:t xml:space="preserve">and </w:t>
      </w:r>
      <w:r w:rsidR="004322BA">
        <w:t xml:space="preserve">2.5 </w:t>
      </w:r>
      <w:r>
        <w:t xml:space="preserve">value. The function </w:t>
      </w:r>
      <w:r>
        <w:rPr>
          <w:rStyle w:val="VerbatimChar"/>
        </w:rPr>
        <w:t>munsell2</w:t>
      </w:r>
      <w:proofErr w:type="gramStart"/>
      <w:r>
        <w:rPr>
          <w:rStyle w:val="VerbatimChar"/>
        </w:rPr>
        <w:t>rgb(</w:t>
      </w:r>
      <w:proofErr w:type="gramEnd"/>
      <w:r>
        <w:rPr>
          <w:rStyle w:val="VerbatimChar"/>
        </w:rPr>
        <w:t>)</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xml:space="preserve">]) (Beaudette, Roudier, and </w:t>
      </w:r>
      <w:proofErr w:type="spellStart"/>
      <w:r>
        <w:t>O’Geen</w:t>
      </w:r>
      <w:proofErr w:type="spellEnd"/>
      <w:r>
        <w:t xml:space="preserve"> 2013). Inverse transformation from sRGB coordinates is performed by the </w:t>
      </w:r>
      <w:r>
        <w:rPr>
          <w:rStyle w:val="VerbatimChar"/>
        </w:rPr>
        <w:t>rgb2</w:t>
      </w:r>
      <w:proofErr w:type="gramStart"/>
      <w:r>
        <w:rPr>
          <w:rStyle w:val="VerbatimChar"/>
        </w:rPr>
        <w:t>munsell(</w:t>
      </w:r>
      <w:proofErr w:type="gramEnd"/>
      <w:r>
        <w:rPr>
          <w:rStyle w:val="VerbatimChar"/>
        </w:rPr>
        <w:t>)</w:t>
      </w:r>
      <w:r>
        <w:t xml:space="preserve"> function</w:t>
      </w:r>
      <w:r w:rsidR="00A505CB">
        <w:t>,</w:t>
      </w:r>
      <w:r>
        <w:t xml:space="preserve"> approximated by nearest-neighbor search of the Munsell-sRGB look-up table using the CIE2000 color contrast metric (Pedersen, Nicolae, and François 2021). All color space coordinates are referenced to the CIE standard illuminant D65, which is a close approximation to average midday sunlight in the northern hemisphere (Marcus 1998). sRGB and CIELAB color spaces were selected to address two common </w:t>
      </w:r>
      <w:r w:rsidR="00FA6D92">
        <w:t>applications</w:t>
      </w:r>
      <w:r>
        <w:t xml:space="preserve">: sRGB, </w:t>
      </w:r>
      <w:r w:rsidR="00FA6D92">
        <w:t xml:space="preserve">for digital representation of color on </w:t>
      </w:r>
      <w:r>
        <w:t xml:space="preserve">computer </w:t>
      </w:r>
      <w:r w:rsidR="00FA6D92">
        <w:t>screens or reproduction on printed media</w:t>
      </w:r>
      <w:r>
        <w:t>, and CIELAB for the convenient alignment of axes and common pigments in the soil environment (</w:t>
      </w:r>
      <w:proofErr w:type="spellStart"/>
      <w:r>
        <w:t>Viscarra</w:t>
      </w:r>
      <w:proofErr w:type="spellEnd"/>
      <w:r>
        <w:t xml:space="preserve"> </w:t>
      </w:r>
      <w:proofErr w:type="spellStart"/>
      <w:r>
        <w:t>Rossel</w:t>
      </w:r>
      <w:proofErr w:type="spellEnd"/>
      <w:r>
        <w:t xml:space="preserve"> et al. 2006; Liles et al. 2013).</w:t>
      </w:r>
    </w:p>
    <w:p w14:paraId="511B9794" w14:textId="3EBD7220"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proofErr w:type="spellStart"/>
      <w:proofErr w:type="gramStart"/>
      <w:r>
        <w:rPr>
          <w:rStyle w:val="VerbatimChar"/>
        </w:rPr>
        <w:t>getClosestMunsellChip</w:t>
      </w:r>
      <w:proofErr w:type="spellEnd"/>
      <w:r>
        <w:rPr>
          <w:rStyle w:val="VerbatimChar"/>
        </w:rPr>
        <w:t>(</w:t>
      </w:r>
      <w:proofErr w:type="gramEnd"/>
      <w:r>
        <w:rPr>
          <w:rStyle w:val="VerbatimChar"/>
        </w:rPr>
        <w:t>)</w:t>
      </w:r>
      <w:r>
        <w:t xml:space="preserve"> function. However, this approach uses rounding of value and chroma and snapping to the nearest standard hue (10YR). Exact conversion of non-standard Munsell notation can be performed using the </w:t>
      </w:r>
      <w:proofErr w:type="spellStart"/>
      <w:r>
        <w:rPr>
          <w:i/>
          <w:iCs/>
        </w:rPr>
        <w:t>munsellinterpol</w:t>
      </w:r>
      <w:proofErr w:type="spellEnd"/>
      <w:r w:rsidRPr="00DC311A">
        <w:rPr>
          <w:b/>
          <w:bCs/>
        </w:rPr>
        <w:t xml:space="preserve"> R </w:t>
      </w:r>
      <w:r>
        <w:t>package (Gama, Centore, and Davis 2021).</w:t>
      </w:r>
    </w:p>
    <w:p w14:paraId="2A92EA53" w14:textId="05C2053C" w:rsidR="00623CAA" w:rsidRDefault="00807ECE">
      <w:pPr>
        <w:pStyle w:val="Heading4"/>
      </w:pPr>
      <w:bookmarkStart w:id="11" w:name="color-contrast"/>
      <w:bookmarkEnd w:id="10"/>
      <w:r>
        <w:rPr>
          <w:rStyle w:val="SectionNumber"/>
        </w:rPr>
        <w:t>1</w:t>
      </w:r>
      <w:r w:rsidR="00CF2B15">
        <w:rPr>
          <w:rStyle w:val="SectionNumber"/>
        </w:rPr>
        <w:t>1.3.1.2</w:t>
      </w:r>
      <w:r>
        <w:t xml:space="preserve"> </w:t>
      </w:r>
      <w:r w:rsidR="00CF2B15">
        <w:t>Color Contrast</w:t>
      </w:r>
    </w:p>
    <w:p w14:paraId="613438A8" w14:textId="1D49D930" w:rsidR="00623CAA" w:rsidRDefault="00CF2B15">
      <w:pPr>
        <w:pStyle w:val="FirstParagraph"/>
      </w:pPr>
      <w:r>
        <w:t>Color contrast (perceptual difference between two colors) within a soil sample is an important component of field-described redoximorphic features, concentrations, and mottles (</w:t>
      </w:r>
      <w:proofErr w:type="spellStart"/>
      <w:r>
        <w:t>Schoeneberger</w:t>
      </w:r>
      <w:proofErr w:type="spellEnd"/>
      <w:r>
        <w:t xml:space="preserve">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proofErr w:type="spellStart"/>
      <w:proofErr w:type="gramStart"/>
      <w:r>
        <w:rPr>
          <w:rStyle w:val="VerbatimChar"/>
        </w:rPr>
        <w:t>colorContrast</w:t>
      </w:r>
      <w:proofErr w:type="spellEnd"/>
      <w:r>
        <w:rPr>
          <w:rStyle w:val="VerbatimChar"/>
        </w:rPr>
        <w:t>(</w:t>
      </w:r>
      <w:proofErr w:type="gramEnd"/>
      <w:r>
        <w:rPr>
          <w:rStyle w:val="VerbatimChar"/>
        </w:rPr>
        <w:t>)</w:t>
      </w:r>
      <w:r>
        <w:t xml:space="preserve"> function in </w:t>
      </w:r>
      <w:proofErr w:type="spellStart"/>
      <w:r>
        <w:rPr>
          <w:i/>
          <w:iCs/>
        </w:rPr>
        <w:t>aqp</w:t>
      </w:r>
      <w:proofErr w:type="spellEnd"/>
      <w:r>
        <w:t xml:space="preserve"> computes differences in Munsell </w:t>
      </w:r>
      <w:r w:rsidR="00C243FC">
        <w:t>(</w:t>
      </w:r>
      <w:r>
        <w:t>hue, value</w:t>
      </w:r>
      <w:r w:rsidR="00C243FC">
        <w:t>/</w:t>
      </w:r>
      <w:r>
        <w:t>chroma</w:t>
      </w:r>
      <w:r w:rsidR="00C243FC">
        <w:t>)</w:t>
      </w:r>
      <w:r>
        <w:t xml:space="preserve">, soil color contrast class, and the CIE2000 color contrast metric (Sharma, Wu, and </w:t>
      </w:r>
      <w:proofErr w:type="spellStart"/>
      <w:r>
        <w:t>Dalal</w:t>
      </w:r>
      <w:proofErr w:type="spellEnd"/>
      <w:r>
        <w:t xml:space="preserve"> 2005) for pairs of colors specified in Munsell notation. The function is fully vectorized meaning that multiple comparisons can be generated without explicit looping (Table </w:t>
      </w:r>
      <w:r w:rsidR="008F38C6">
        <w:t>1</w:t>
      </w:r>
      <w:r>
        <w:t>1.1).</w:t>
      </w:r>
    </w:p>
    <w:p w14:paraId="2B6E8250" w14:textId="453E122E" w:rsidR="00623CAA" w:rsidRPr="00BF14A4" w:rsidRDefault="00CF2B15">
      <w:pPr>
        <w:pStyle w:val="TableCaption"/>
      </w:pPr>
      <w:r w:rsidRPr="00B94E38">
        <w:t xml:space="preserve">Table </w:t>
      </w:r>
      <w:r w:rsidR="00807ECE" w:rsidRPr="00B94E38">
        <w:t>1</w:t>
      </w:r>
      <w:r w:rsidRPr="00B94E38">
        <w:t xml:space="preserve">1.1: Output </w:t>
      </w:r>
      <w:r w:rsidR="00BF14A4" w:rsidRPr="00BF14A4">
        <w:t>from the</w:t>
      </w:r>
      <w:r w:rsidR="00BF14A4" w:rsidRPr="002623F9">
        <w:rPr>
          <w:sz w:val="22"/>
          <w:szCs w:val="22"/>
        </w:rPr>
        <w:t xml:space="preserve"> </w:t>
      </w:r>
      <w:proofErr w:type="spellStart"/>
      <w:proofErr w:type="gramStart"/>
      <w:r w:rsidR="00BF14A4" w:rsidRPr="00B94E38">
        <w:rPr>
          <w:rStyle w:val="VerbatimChar"/>
          <w:szCs w:val="22"/>
        </w:rPr>
        <w:t>colorContrast</w:t>
      </w:r>
      <w:proofErr w:type="spellEnd"/>
      <w:r w:rsidR="00BF14A4" w:rsidRPr="00B94E38">
        <w:rPr>
          <w:rStyle w:val="VerbatimChar"/>
          <w:szCs w:val="22"/>
        </w:rPr>
        <w:t>(</w:t>
      </w:r>
      <w:proofErr w:type="gramEnd"/>
      <w:r w:rsidR="00BF14A4" w:rsidRPr="00B94E38">
        <w:rPr>
          <w:rStyle w:val="VerbatimChar"/>
          <w:szCs w:val="22"/>
        </w:rPr>
        <w:t>)</w:t>
      </w:r>
      <w:r w:rsidR="00BF14A4" w:rsidRPr="00B94E38">
        <w:t xml:space="preserve"> function</w:t>
      </w:r>
      <w:r w:rsidR="00BF14A4" w:rsidRPr="00BF14A4">
        <w:t xml:space="preserve"> </w:t>
      </w:r>
      <w:r w:rsidRPr="00BF14A4">
        <w:t>includes: change in hue (</w:t>
      </w:r>
      <w:proofErr w:type="spellStart"/>
      <w:r w:rsidRPr="00BF14A4">
        <w:t>dH</w:t>
      </w:r>
      <w:proofErr w:type="spellEnd"/>
      <w:r w:rsidRPr="00BF14A4">
        <w:t>), change in value (</w:t>
      </w:r>
      <w:proofErr w:type="spellStart"/>
      <w:r w:rsidRPr="00BF14A4">
        <w:t>dV</w:t>
      </w:r>
      <w:proofErr w:type="spellEnd"/>
      <w:r w:rsidRPr="00BF14A4">
        <w:t>), change in chroma (</w:t>
      </w:r>
      <w:proofErr w:type="spellStart"/>
      <w:r w:rsidRPr="00BF14A4">
        <w:t>dC</w:t>
      </w:r>
      <w:proofErr w:type="spellEnd"/>
      <w:r w:rsidRPr="00BF14A4">
        <w:t>),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proofErr w:type="spellStart"/>
            <w:r>
              <w:t>dH</w:t>
            </w:r>
            <w:proofErr w:type="spellEnd"/>
          </w:p>
        </w:tc>
        <w:tc>
          <w:tcPr>
            <w:tcW w:w="0" w:type="auto"/>
          </w:tcPr>
          <w:p w14:paraId="7029694A" w14:textId="77777777" w:rsidR="00623CAA" w:rsidRDefault="00CF2B15" w:rsidP="00C9747C">
            <w:pPr>
              <w:pStyle w:val="Compact"/>
              <w:jc w:val="center"/>
            </w:pPr>
            <w:proofErr w:type="spellStart"/>
            <w:r>
              <w:t>dV</w:t>
            </w:r>
            <w:proofErr w:type="spellEnd"/>
          </w:p>
        </w:tc>
        <w:tc>
          <w:tcPr>
            <w:tcW w:w="0" w:type="auto"/>
          </w:tcPr>
          <w:p w14:paraId="7FB92C32" w14:textId="77777777" w:rsidR="00623CAA" w:rsidRDefault="00CF2B15" w:rsidP="00C9747C">
            <w:pPr>
              <w:pStyle w:val="Compact"/>
              <w:jc w:val="center"/>
            </w:pPr>
            <w:proofErr w:type="spellStart"/>
            <w:r>
              <w:t>dC</w:t>
            </w:r>
            <w:proofErr w:type="spellEnd"/>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4CBF0ABC" w:rsidR="00623CAA" w:rsidRDefault="00CF2B15">
      <w:pPr>
        <w:pStyle w:val="BodyText"/>
      </w:pPr>
      <w:r>
        <w:t xml:space="preserve">Tabular color contrast output can be convenient when used as an intermediate step in a more complex </w:t>
      </w:r>
      <w:r w:rsidR="000F7E0A">
        <w:t>workflow but</w:t>
      </w:r>
      <w:r>
        <w:t xml:space="preserve"> can be difficult for non-specialists to interpret. A graphical representation of these data are created by the </w:t>
      </w:r>
      <w:proofErr w:type="spellStart"/>
      <w:proofErr w:type="gramStart"/>
      <w:r>
        <w:rPr>
          <w:rStyle w:val="VerbatimChar"/>
        </w:rPr>
        <w:t>colorContrastPlot</w:t>
      </w:r>
      <w:proofErr w:type="spellEnd"/>
      <w:r>
        <w:rPr>
          <w:rStyle w:val="VerbatimChar"/>
        </w:rPr>
        <w:t>(</w:t>
      </w:r>
      <w:proofErr w:type="gramEnd"/>
      <w:r>
        <w:rPr>
          <w:rStyle w:val="VerbatimChar"/>
        </w:rPr>
        <w:t>)</w:t>
      </w:r>
      <w:r>
        <w:t xml:space="preserve"> function provided by </w:t>
      </w:r>
      <w:proofErr w:type="spellStart"/>
      <w:r>
        <w:rPr>
          <w:i/>
          <w:iCs/>
        </w:rPr>
        <w:lastRenderedPageBreak/>
        <w:t>aqp</w:t>
      </w:r>
      <w:proofErr w:type="spellEnd"/>
      <w:r>
        <w:t xml:space="preserve">. For example, the differences between typical dry and moist soil colors for the </w:t>
      </w:r>
      <w:proofErr w:type="spellStart"/>
      <w:r>
        <w:t>Musick</w:t>
      </w:r>
      <w:proofErr w:type="spellEnd"/>
      <w:r>
        <w:t xml:space="preserve"> soil series </w:t>
      </w:r>
      <w:r w:rsidR="00B9491C">
        <w:t>(</w:t>
      </w:r>
      <w:r w:rsidR="00B9491C" w:rsidRPr="00B9491C">
        <w:t xml:space="preserve">Fine-loamy, mixed, semiactive, mesic </w:t>
      </w:r>
      <w:proofErr w:type="spellStart"/>
      <w:r w:rsidR="00B9491C" w:rsidRPr="00B9491C">
        <w:t>Ultic</w:t>
      </w:r>
      <w:proofErr w:type="spellEnd"/>
      <w:r w:rsidR="00B9491C" w:rsidRPr="00B9491C">
        <w:t xml:space="preserve"> Haploxeralfs</w:t>
      </w:r>
      <w:r w:rsidR="00B9491C">
        <w:t xml:space="preserve">) </w:t>
      </w:r>
      <w:r>
        <w:t>are demonstrated in Figure 1</w:t>
      </w:r>
      <w:r w:rsidR="001F5826">
        <w:t>1</w:t>
      </w:r>
      <w:r>
        <w:t>.4. While exact replication of Munsell colors isn’t 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30ED1940">
            <wp:extent cx="6156960"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56960" cy="1847088"/>
                    </a:xfrm>
                    <a:prstGeom prst="rect">
                      <a:avLst/>
                    </a:prstGeom>
                    <a:noFill/>
                    <a:ln w="9525">
                      <a:noFill/>
                      <a:headEnd/>
                      <a:tailEnd/>
                    </a:ln>
                  </pic:spPr>
                </pic:pic>
              </a:graphicData>
            </a:graphic>
          </wp:inline>
        </w:drawing>
      </w:r>
    </w:p>
    <w:p w14:paraId="36DF7958" w14:textId="73CA86C8" w:rsidR="00623CAA" w:rsidRDefault="00CF2B15">
      <w:pPr>
        <w:pStyle w:val="ImageCaption"/>
      </w:pPr>
      <w:r>
        <w:t xml:space="preserve">Figure </w:t>
      </w:r>
      <w:r w:rsidR="00807ECE">
        <w:t>1</w:t>
      </w:r>
      <w:r>
        <w:t xml:space="preserve">1.4: Color contrast plot, comparing the moist and dry soil colors of the </w:t>
      </w:r>
      <w:proofErr w:type="spellStart"/>
      <w:r>
        <w:t>Musick</w:t>
      </w:r>
      <w:proofErr w:type="spellEnd"/>
      <w:r>
        <w:t xml:space="preserve"> soil series. CIE2000 color contrast values are printed below soil color contrast classes</w:t>
      </w:r>
      <w:r w:rsidR="00A505CB">
        <w:t>.</w:t>
      </w:r>
      <w:r>
        <w:t xml:space="preserve"> </w:t>
      </w:r>
      <w:r w:rsidR="00A505CB">
        <w:t xml:space="preserve">Smaller </w:t>
      </w:r>
      <w:r>
        <w:t>values describe smaller perceptual differences between colors.</w:t>
      </w:r>
    </w:p>
    <w:p w14:paraId="363EE449" w14:textId="66DB49D2" w:rsidR="00623CAA" w:rsidRDefault="00CF2B15">
      <w:pPr>
        <w:pStyle w:val="BodyText"/>
      </w:pPr>
      <w:r>
        <w:t xml:space="preserve">To further aid with the calculation and interpretation of color contrast, “color contrast charts” can be created with the </w:t>
      </w:r>
      <w:proofErr w:type="spellStart"/>
      <w:proofErr w:type="gramStart"/>
      <w:r>
        <w:rPr>
          <w:rStyle w:val="VerbatimChar"/>
        </w:rPr>
        <w:t>contrastChart</w:t>
      </w:r>
      <w:proofErr w:type="spellEnd"/>
      <w:r>
        <w:rPr>
          <w:rStyle w:val="VerbatimChar"/>
        </w:rPr>
        <w:t>(</w:t>
      </w:r>
      <w:proofErr w:type="gramEnd"/>
      <w:r>
        <w:rPr>
          <w:rStyle w:val="VerbatimChar"/>
        </w:rPr>
        <w:t>)</w:t>
      </w:r>
      <w:r>
        <w:t xml:space="preserve"> function provided by </w:t>
      </w:r>
      <w:proofErr w:type="spellStart"/>
      <w:r>
        <w:rPr>
          <w:i/>
          <w:iCs/>
        </w:rPr>
        <w:t>aqp</w:t>
      </w:r>
      <w:proofErr w:type="spellEnd"/>
      <w:r>
        <w:t>. These charts are based on a source color in Munsell notation (e.g.</w:t>
      </w:r>
      <w:r w:rsidR="00D6750A">
        <w:t>,</w:t>
      </w:r>
      <w:r>
        <w:t> 7.5YR 4/3) and select pages of Munsell hue. Pair-wise metrics of color contrast are evaluated between all color “chips” and the source color (outlined in red)</w:t>
      </w:r>
      <w:ins w:id="12" w:author="Skovlin, Jay - NRCS, Missoula, MT" w:date="2022-04-08T10:25:00Z">
        <w:r w:rsidR="005D79E3">
          <w:t xml:space="preserve">. Hue is split across </w:t>
        </w:r>
      </w:ins>
      <w:ins w:id="13" w:author="Skovlin, Jay - NRCS, Missoula, MT" w:date="2022-04-08T10:26:00Z">
        <w:r w:rsidR="005D79E3">
          <w:t>panels</w:t>
        </w:r>
      </w:ins>
      <w:del w:id="14" w:author="Skovlin, Jay - NRCS, Missoula, MT" w:date="2022-04-08T10:25:00Z">
        <w:r w:rsidDel="005D79E3">
          <w:delText>,</w:delText>
        </w:r>
      </w:del>
      <w:del w:id="15" w:author="Skovlin, Jay - NRCS, Missoula, MT" w:date="2022-04-08T10:26:00Z">
        <w:r w:rsidDel="005D79E3">
          <w:delText xml:space="preserve"> and arranged</w:delText>
        </w:r>
      </w:del>
      <w:r>
        <w:t xml:space="preserve"> in a familiar format with Munsell chroma on the x-axis</w:t>
      </w:r>
      <w:ins w:id="16" w:author="Skovlin, Jay - NRCS, Missoula, MT" w:date="2022-04-08T10:26:00Z">
        <w:r w:rsidR="005D79E3">
          <w:t xml:space="preserve"> and </w:t>
        </w:r>
      </w:ins>
      <w:del w:id="17" w:author="Skovlin, Jay - NRCS, Missoula, MT" w:date="2022-04-08T10:26:00Z">
        <w:r w:rsidDel="005D79E3">
          <w:delText xml:space="preserve">, </w:delText>
        </w:r>
      </w:del>
      <w:r>
        <w:t>value on the y-axis</w:t>
      </w:r>
      <w:del w:id="18" w:author="Skovlin, Jay - NRCS, Missoula, MT" w:date="2022-04-08T10:26:00Z">
        <w:r w:rsidDel="005D79E3">
          <w:delText>, and pages of hue split across panels</w:delText>
        </w:r>
      </w:del>
      <w:r>
        <w:t>.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lastRenderedPageBreak/>
        <w:drawing>
          <wp:inline distT="0" distB="0" distL="0" distR="0" wp14:anchorId="5E24B413" wp14:editId="0E112169">
            <wp:extent cx="6111688"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1688"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19" w:name="soil-profile-sketches"/>
      <w:bookmarkEnd w:id="9"/>
      <w:bookmarkEnd w:id="11"/>
      <w:r>
        <w:rPr>
          <w:rStyle w:val="SectionNumber"/>
        </w:rPr>
        <w:t>1</w:t>
      </w:r>
      <w:r w:rsidR="00807ECE">
        <w:rPr>
          <w:rStyle w:val="SectionNumber"/>
        </w:rPr>
        <w:t>1</w:t>
      </w:r>
      <w:r>
        <w:rPr>
          <w:rStyle w:val="SectionNumber"/>
        </w:rPr>
        <w:t>.3.2</w:t>
      </w:r>
      <w:r>
        <w:tab/>
        <w:t>Soil Profile Sketches</w:t>
      </w:r>
    </w:p>
    <w:p w14:paraId="413DCE12" w14:textId="3C177262"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 data-driven approach to creating soil profile sketches was one the of the original motivations for the </w:t>
      </w:r>
      <w:proofErr w:type="spellStart"/>
      <w:r>
        <w:rPr>
          <w:i/>
          <w:iCs/>
        </w:rPr>
        <w:t>aqp</w:t>
      </w:r>
      <w:proofErr w:type="spellEnd"/>
      <w:r w:rsidRPr="00DC311A">
        <w:rPr>
          <w:b/>
          <w:bCs/>
        </w:rPr>
        <w:t xml:space="preserve"> R </w:t>
      </w:r>
      <w:r>
        <w:t xml:space="preserve">package (Beaudette, Roudier, and </w:t>
      </w:r>
      <w:proofErr w:type="spellStart"/>
      <w:r>
        <w:t>O’Geen</w:t>
      </w:r>
      <w:proofErr w:type="spellEnd"/>
      <w:r>
        <w:t xml:space="preserve"> 2013). Since 2010, the profile sketch authoring tools in </w:t>
      </w:r>
      <w:proofErr w:type="spellStart"/>
      <w:r>
        <w:rPr>
          <w:i/>
          <w:iCs/>
        </w:rPr>
        <w:t>aqp</w:t>
      </w:r>
      <w:proofErr w:type="spellEnd"/>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lastRenderedPageBreak/>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36814CE8" w:rsidR="00623CAA" w:rsidRDefault="00CF2B15">
      <w:pPr>
        <w:pStyle w:val="ImageCaption"/>
      </w:pPr>
      <w:r>
        <w:t xml:space="preserve">Figure </w:t>
      </w:r>
      <w:r w:rsidR="00807ECE">
        <w:t>1</w:t>
      </w:r>
      <w:r>
        <w:t>1.6: Illustration of an idealized hillslope catena for soil components from two adjacent map</w:t>
      </w:r>
      <w:r w:rsidR="0053456D">
        <w:t xml:space="preserve"> </w:t>
      </w:r>
      <w:r>
        <w:t>units within the Ozark Highlands. SSURGO map unit soil components are placed within a geomorphic hillslope sequence to convey soil property to soil parent material relationships. Munsell soil colors from each official series description are displayed in tandem companion profiles.</w:t>
      </w:r>
    </w:p>
    <w:p w14:paraId="008FD6B0" w14:textId="45CE2207" w:rsidR="00623CAA" w:rsidRDefault="00CF2B15">
      <w:pPr>
        <w:pStyle w:val="BodyText"/>
      </w:pPr>
      <w:r>
        <w:t xml:space="preserve">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w:t>
      </w:r>
      <w:r w:rsidR="007A645B">
        <w:t xml:space="preserve">in the </w:t>
      </w:r>
      <w:proofErr w:type="spellStart"/>
      <w:r>
        <w:rPr>
          <w:i/>
          <w:iCs/>
        </w:rPr>
        <w:t>aqp</w:t>
      </w:r>
      <w:proofErr w:type="spellEnd"/>
      <w:r>
        <w:t xml:space="preserve"> package is the primary tool for creating soil profile sketches from </w:t>
      </w:r>
      <w:proofErr w:type="spellStart"/>
      <w:r>
        <w:rPr>
          <w:rStyle w:val="VerbatimChar"/>
        </w:rPr>
        <w:t>SoilProfileCollection</w:t>
      </w:r>
      <w:proofErr w:type="spellEnd"/>
      <w:r>
        <w:t xml:space="preserve"> objects, using </w:t>
      </w:r>
      <w:r>
        <w:rPr>
          <w:b/>
          <w:bCs/>
        </w:rPr>
        <w:t>R</w:t>
      </w:r>
      <w:r>
        <w:t xml:space="preserve">’s “base graphics” system. Figure </w:t>
      </w:r>
      <w:r w:rsidR="001F5826">
        <w:t>1</w:t>
      </w:r>
      <w:r>
        <w:t xml:space="preserve">1.6 demonstrates several possible data sources, processing steps, and output generated from </w:t>
      </w:r>
      <w:proofErr w:type="spellStart"/>
      <w:proofErr w:type="gramStart"/>
      <w:r>
        <w:rPr>
          <w:rStyle w:val="VerbatimChar"/>
        </w:rPr>
        <w:t>plotSPC</w:t>
      </w:r>
      <w:proofErr w:type="spellEnd"/>
      <w:r>
        <w:rPr>
          <w:rStyle w:val="VerbatimChar"/>
        </w:rPr>
        <w:t>(</w:t>
      </w:r>
      <w:proofErr w:type="gramEnd"/>
      <w:r>
        <w:rPr>
          <w:rStyle w:val="VerbatimChar"/>
        </w:rPr>
        <w:t>)</w:t>
      </w:r>
      <w:r>
        <w:t xml:space="preserve">. Soil components (retrieved from the detailed Soil Survey via </w:t>
      </w:r>
      <w:proofErr w:type="spellStart"/>
      <w:proofErr w:type="gramStart"/>
      <w:r>
        <w:rPr>
          <w:rStyle w:val="VerbatimChar"/>
        </w:rPr>
        <w:t>fetchSDA</w:t>
      </w:r>
      <w:proofErr w:type="spellEnd"/>
      <w:r>
        <w:rPr>
          <w:rStyle w:val="VerbatimChar"/>
        </w:rPr>
        <w:t>(</w:t>
      </w:r>
      <w:proofErr w:type="gramEnd"/>
      <w:r>
        <w:rPr>
          <w:rStyle w:val="VerbatimChar"/>
        </w:rPr>
        <w:t>)</w:t>
      </w:r>
      <w:r>
        <w:t xml:space="preserve"> as a </w:t>
      </w:r>
      <w:proofErr w:type="spellStart"/>
      <w:r>
        <w:rPr>
          <w:rStyle w:val="VerbatimChar"/>
        </w:rPr>
        <w:t>SoilProfileCollection</w:t>
      </w:r>
      <w:proofErr w:type="spellEnd"/>
      <w:r>
        <w:t xml:space="preserve">) within map unit “2vxq8” occur on summit and shoulder hillslope positions while components in map unit “2vxq9” occur on backslope, </w:t>
      </w:r>
      <w:proofErr w:type="spellStart"/>
      <w:r>
        <w:t>footslope</w:t>
      </w:r>
      <w:proofErr w:type="spellEnd"/>
      <w:r>
        <w:t xml:space="preserve"> and </w:t>
      </w:r>
      <w:proofErr w:type="spellStart"/>
      <w:r>
        <w:t>toeslope</w:t>
      </w:r>
      <w:proofErr w:type="spellEnd"/>
      <w:r>
        <w:t xml:space="preserv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Narrower profiles to the left of each component sketch represent data from the Official Series Descriptions via </w:t>
      </w:r>
      <w:proofErr w:type="spellStart"/>
      <w:proofErr w:type="gramStart"/>
      <w:r>
        <w:rPr>
          <w:rStyle w:val="VerbatimChar"/>
        </w:rPr>
        <w:t>fetchOSD</w:t>
      </w:r>
      <w:proofErr w:type="spellEnd"/>
      <w:r>
        <w:rPr>
          <w:rStyle w:val="VerbatimChar"/>
        </w:rPr>
        <w:t>(</w:t>
      </w:r>
      <w:proofErr w:type="gramEnd"/>
      <w:r>
        <w:rPr>
          <w:rStyle w:val="VerbatimChar"/>
        </w:rPr>
        <w:t>)</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w:t>
      </w:r>
      <w:proofErr w:type="gramStart"/>
      <w:r>
        <w:rPr>
          <w:rStyle w:val="VerbatimChar"/>
        </w:rPr>
        <w:t>rgb(</w:t>
      </w:r>
      <w:proofErr w:type="gramEnd"/>
      <w:r>
        <w:rPr>
          <w:rStyle w:val="VerbatimChar"/>
        </w:rPr>
        <w:t>)</w:t>
      </w:r>
      <w:r>
        <w:t xml:space="preserve">, and horizon boundary distinctness codes have been converted into vertical offsets using </w:t>
      </w:r>
      <w:proofErr w:type="spellStart"/>
      <w:r>
        <w:rPr>
          <w:rStyle w:val="VerbatimChar"/>
        </w:rPr>
        <w:t>hzDistinctnessCodeToOffset</w:t>
      </w:r>
      <w:proofErr w:type="spellEnd"/>
      <w:r>
        <w:rPr>
          <w:rStyle w:val="VerbatimChar"/>
        </w:rPr>
        <w:t>()</w:t>
      </w:r>
      <w:r>
        <w:t xml:space="preserve">. 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can encode horizon distinctness offsets as diagonal horizon boundaries, where increasingly steeper angles represent the following sequence of boundary distinctness: “very abrupt,” “abrupt,” “clear,” “gradual,” “diffuse” (</w:t>
      </w:r>
      <w:proofErr w:type="spellStart"/>
      <w:r>
        <w:t>Schoeneberger</w:t>
      </w:r>
      <w:proofErr w:type="spellEnd"/>
      <w:r>
        <w:t xml:space="preserve"> </w:t>
      </w:r>
      <w:r>
        <w:lastRenderedPageBreak/>
        <w:t xml:space="preserve">et al. 2012). A visual explanation of the many arguments to </w:t>
      </w:r>
      <w:proofErr w:type="spellStart"/>
      <w:proofErr w:type="gramStart"/>
      <w:r>
        <w:rPr>
          <w:rStyle w:val="VerbatimChar"/>
        </w:rPr>
        <w:t>plotSPC</w:t>
      </w:r>
      <w:proofErr w:type="spellEnd"/>
      <w:r>
        <w:rPr>
          <w:rStyle w:val="VerbatimChar"/>
        </w:rPr>
        <w:t>(</w:t>
      </w:r>
      <w:proofErr w:type="gramEnd"/>
      <w:r>
        <w:rPr>
          <w:rStyle w:val="VerbatimChar"/>
        </w:rPr>
        <w:t>)</w:t>
      </w:r>
      <w:r>
        <w:t xml:space="preserve"> is provided via </w:t>
      </w:r>
      <w:proofErr w:type="spellStart"/>
      <w:r>
        <w:rPr>
          <w:rStyle w:val="VerbatimChar"/>
        </w:rPr>
        <w:t>explainPlotSPC</w:t>
      </w:r>
      <w:proofErr w:type="spellEnd"/>
      <w:r>
        <w:rPr>
          <w:rStyle w:val="VerbatimChar"/>
        </w:rPr>
        <w:t>()</w:t>
      </w:r>
      <w:r>
        <w:t xml:space="preserve"> which shows the usage of ordering vectors, graphical offsets and scaling factors within the graphical space. Detailed examples of </w:t>
      </w:r>
      <w:proofErr w:type="spellStart"/>
      <w:proofErr w:type="gramStart"/>
      <w:r>
        <w:rPr>
          <w:rStyle w:val="VerbatimChar"/>
        </w:rPr>
        <w:t>plotSPC</w:t>
      </w:r>
      <w:proofErr w:type="spellEnd"/>
      <w:r>
        <w:rPr>
          <w:rStyle w:val="VerbatimChar"/>
        </w:rPr>
        <w:t>(</w:t>
      </w:r>
      <w:proofErr w:type="gramEnd"/>
      <w:r>
        <w:rPr>
          <w:rStyle w:val="VerbatimChar"/>
        </w:rPr>
        <w:t>)</w:t>
      </w:r>
      <w:r>
        <w:t xml:space="preserve"> usage are available in the function documentation (Soil Survey Staff 2022a) and associated tutorials (Beaudette 2022). Future developments to </w:t>
      </w:r>
      <w:proofErr w:type="spellStart"/>
      <w:proofErr w:type="gramStart"/>
      <w:r>
        <w:rPr>
          <w:rStyle w:val="VerbatimChar"/>
        </w:rPr>
        <w:t>plotSPC</w:t>
      </w:r>
      <w:proofErr w:type="spellEnd"/>
      <w:r>
        <w:rPr>
          <w:rStyle w:val="VerbatimChar"/>
        </w:rPr>
        <w:t>(</w:t>
      </w:r>
      <w:proofErr w:type="gramEnd"/>
      <w:r>
        <w:rPr>
          <w:rStyle w:val="VerbatimChar"/>
        </w:rPr>
        <w:t>)</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20" w:name="functional-horizon-aggregation"/>
      <w:bookmarkEnd w:id="19"/>
      <w:r>
        <w:rPr>
          <w:rStyle w:val="SectionNumber"/>
        </w:rPr>
        <w:t>1</w:t>
      </w:r>
      <w:r w:rsidR="00CF2B15">
        <w:rPr>
          <w:rStyle w:val="SectionNumber"/>
        </w:rPr>
        <w:t>1.3.3</w:t>
      </w:r>
      <w:r w:rsidR="00CF2B15">
        <w:tab/>
        <w:t>Functional Horizon Aggregation</w:t>
      </w:r>
    </w:p>
    <w:p w14:paraId="2A5C2755" w14:textId="1B5E54B9" w:rsidR="00EB6289"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w:t>
      </w:r>
      <w:r w:rsidR="008E2B49">
        <w:t>“</w:t>
      </w:r>
      <w:r>
        <w:t>naming</w:t>
      </w:r>
      <w:r w:rsidR="008E2B49">
        <w:t>”</w:t>
      </w:r>
      <w:r>
        <w:t xml:space="preserve"> genetic horizons distills important information in the form of master horizons, characteristic subscripts, horizon and pedogenic sequences</w:t>
      </w:r>
      <w:r w:rsidR="00AB4E40">
        <w:t>,</w:t>
      </w:r>
      <w:r>
        <w:t xml:space="preserve"> and parent material discontinuities. Horizon designations convey a </w:t>
      </w:r>
      <w:r w:rsidR="00620E19">
        <w:t>qualitative description</w:t>
      </w:r>
      <w:r>
        <w:t xml:space="preserve"> of</w:t>
      </w:r>
      <w:ins w:id="21" w:author="Beaudette, Dylan - NRCS, Sonora, CA" w:date="2022-04-07T21:24:00Z">
        <w:r w:rsidR="00620E19">
          <w:t xml:space="preserve"> </w:t>
        </w:r>
      </w:ins>
      <w:r>
        <w:t>soil properties</w:t>
      </w:r>
      <w:r w:rsidR="00DC4649">
        <w:t xml:space="preserve"> and process</w:t>
      </w:r>
      <w:r>
        <w:t xml:space="preserve"> while allowing </w:t>
      </w:r>
      <w:r w:rsidR="00620E19">
        <w:t>flexibility</w:t>
      </w:r>
      <w:r>
        <w:t xml:space="preserve"> in how horizon designations are applied. Experienced soil scientists will generally apply horizon nomenclature </w:t>
      </w:r>
      <w:r w:rsidR="00EB6289">
        <w:t>consistently</w:t>
      </w:r>
      <w:r>
        <w:t xml:space="preserve"> </w:t>
      </w:r>
      <w:r w:rsidR="00EB6289">
        <w:t>from site to site and through time</w:t>
      </w:r>
      <w:r>
        <w:t xml:space="preserve"> due to the rigid guidelines and definitions of their application. </w:t>
      </w:r>
      <w:r w:rsidR="00EB6289">
        <w:t xml:space="preserve">However, among a group of soil scientists there will be variability in the exact designations used—each having their own </w:t>
      </w:r>
      <w:r w:rsidR="00893227">
        <w:t xml:space="preserve">unique training, field </w:t>
      </w:r>
      <w:r w:rsidR="00EB6289">
        <w:t>experiences</w:t>
      </w:r>
      <w:r w:rsidR="00893227">
        <w:t xml:space="preserve">, </w:t>
      </w:r>
      <w:r w:rsidR="00EB6289">
        <w:t>and tendencies towards “lumping” (describing fewer and thicker horizons) or “splitting” (describing more and thinner horizons).</w:t>
      </w:r>
    </w:p>
    <w:p w14:paraId="0FA6515A" w14:textId="3ACB047D" w:rsidR="00623CAA" w:rsidRDefault="00CF2B15">
      <w:pPr>
        <w:pStyle w:val="FirstParagraph"/>
      </w:pPr>
      <w:r>
        <w:t xml:space="preserve">Building on </w:t>
      </w:r>
      <w:r w:rsidR="003D4243">
        <w:t xml:space="preserve">the </w:t>
      </w:r>
      <w:r w:rsidR="0079193B">
        <w:t xml:space="preserve">interpretation of </w:t>
      </w:r>
      <w:r w:rsidR="003D4243">
        <w:t>horizon designations</w:t>
      </w:r>
      <w:r>
        <w:t xml:space="preserve">, </w:t>
      </w:r>
      <w:r w:rsidR="009526BB">
        <w:t xml:space="preserve">the </w:t>
      </w:r>
      <w:r>
        <w:t xml:space="preserve">Generalized Horizon Label (GHL) </w:t>
      </w:r>
      <w:r w:rsidR="009526BB">
        <w:t xml:space="preserve">concept </w:t>
      </w:r>
      <w:r>
        <w:t xml:space="preserve">seeks to unify </w:t>
      </w:r>
      <w:r w:rsidR="002F6751">
        <w:t xml:space="preserve">functionally </w:t>
      </w:r>
      <w:r>
        <w:t xml:space="preserve">similar </w:t>
      </w:r>
      <w:r w:rsidR="002F6751">
        <w:t xml:space="preserve">horizon designations </w:t>
      </w:r>
      <w:r>
        <w:t>for the purpose of aggregation, analysis, and summary operations</w:t>
      </w:r>
      <w:r w:rsidR="000F7E0A">
        <w:t xml:space="preserve"> </w:t>
      </w:r>
      <w:r>
        <w:t xml:space="preserve">(Beaudette, Roudier, and Skovlin 2016; Roecker et al. 2016). The process of applying GHL to a collection of soil profiles involves a series of micro-correlations made by a soil scientist to determine which horizons have similar soil morphology and properties to be grouped together for aggregation across horizons within a </w:t>
      </w:r>
      <w:proofErr w:type="spellStart"/>
      <w:r>
        <w:rPr>
          <w:rStyle w:val="VerbatimChar"/>
        </w:rPr>
        <w:t>SoilProfileCollection</w:t>
      </w:r>
      <w:proofErr w:type="spellEnd"/>
      <w:r>
        <w:t xml:space="preserve">. </w:t>
      </w:r>
      <w:commentRangeStart w:id="22"/>
      <w:commentRangeStart w:id="23"/>
      <w:r>
        <w:t xml:space="preserve">The aggregations into GHL provide a way to convey functional horizons for collections of soil profiles, such summary concepts can be extended to </w:t>
      </w:r>
      <w:proofErr w:type="spellStart"/>
      <w:r>
        <w:t>pedotransfer</w:t>
      </w:r>
      <w:proofErr w:type="spellEnd"/>
      <w:r>
        <w:t xml:space="preserve"> functions (</w:t>
      </w:r>
      <w:proofErr w:type="spellStart"/>
      <w:r>
        <w:t>Wagenet</w:t>
      </w:r>
      <w:proofErr w:type="spellEnd"/>
      <w:r>
        <w:t>, Bouma, and Grossman 1991).</w:t>
      </w:r>
      <w:commentRangeEnd w:id="22"/>
      <w:r w:rsidR="00375040">
        <w:rPr>
          <w:rStyle w:val="CommentReference"/>
        </w:rPr>
        <w:commentReference w:id="22"/>
      </w:r>
      <w:commentRangeEnd w:id="23"/>
      <w:r w:rsidR="005D79E3">
        <w:rPr>
          <w:rStyle w:val="CommentReference"/>
        </w:rPr>
        <w:commentReference w:id="23"/>
      </w:r>
    </w:p>
    <w:p w14:paraId="7A8B9244" w14:textId="7432144C" w:rsidR="00623CAA" w:rsidRDefault="00CF2B15">
      <w:pPr>
        <w:pStyle w:val="BodyText"/>
      </w:pPr>
      <w:r>
        <w:t xml:space="preserve">The application of GHL to a </w:t>
      </w:r>
      <w:proofErr w:type="spellStart"/>
      <w:r>
        <w:rPr>
          <w:rStyle w:val="VerbatimChar"/>
        </w:rPr>
        <w:t>SoilProfileCollection</w:t>
      </w:r>
      <w:proofErr w:type="spellEnd"/>
      <w:r>
        <w:t xml:space="preserve"> is driven by Regular Expression (REGEX) pattern matching. REGEX provides a rich syntax for string-matching of horizon designation sets into unified horizon GHL groups. A user developed set of REGEX rules are matched to an identified vector of </w:t>
      </w:r>
      <w:proofErr w:type="spellStart"/>
      <w:r>
        <w:t>horizonation</w:t>
      </w:r>
      <w:proofErr w:type="spellEnd"/>
      <w:r>
        <w:t xml:space="preserve"> by the </w:t>
      </w:r>
      <w:proofErr w:type="spellStart"/>
      <w:proofErr w:type="gramStart"/>
      <w:r>
        <w:rPr>
          <w:rStyle w:val="VerbatimChar"/>
        </w:rPr>
        <w:t>generalize.hz</w:t>
      </w:r>
      <w:proofErr w:type="spellEnd"/>
      <w:proofErr w:type="gramEnd"/>
      <w:r>
        <w:rPr>
          <w:rStyle w:val="VerbatimChar"/>
        </w:rPr>
        <w:t>()</w:t>
      </w:r>
      <w:r>
        <w:t xml:space="preserve"> function in the </w:t>
      </w:r>
      <w:proofErr w:type="spellStart"/>
      <w:r>
        <w:rPr>
          <w:i/>
          <w:iCs/>
        </w:rPr>
        <w:t>aqp</w:t>
      </w:r>
      <w:proofErr w:type="spellEnd"/>
      <w:r w:rsidRPr="00DC311A">
        <w:rPr>
          <w:b/>
          <w:bCs/>
        </w:rPr>
        <w:t xml:space="preserve"> </w:t>
      </w:r>
      <w:bookmarkStart w:id="24" w:name="_Hlk99978347"/>
      <w:r w:rsidRPr="00DC311A">
        <w:rPr>
          <w:b/>
          <w:bCs/>
        </w:rPr>
        <w:t>R</w:t>
      </w:r>
      <w:bookmarkEnd w:id="24"/>
      <w:r w:rsidRPr="00DC311A">
        <w:rPr>
          <w:b/>
          <w:bCs/>
        </w:rPr>
        <w:t xml:space="preserve"> </w:t>
      </w:r>
      <w:r>
        <w:t>package.</w:t>
      </w:r>
    </w:p>
    <w:p w14:paraId="57773579" w14:textId="77777777" w:rsidR="00623CAA" w:rsidRDefault="00CF2B15" w:rsidP="00C9747C">
      <w:pPr>
        <w:pStyle w:val="CaptionedFigure"/>
        <w:jc w:val="center"/>
      </w:pPr>
      <w:r>
        <w:rPr>
          <w:noProof/>
        </w:rPr>
        <w:lastRenderedPageBreak/>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2FE506EE" w:rsidR="00623CAA" w:rsidRDefault="00CF2B15">
      <w:pPr>
        <w:pStyle w:val="ImageCaption"/>
      </w:pPr>
      <w:r>
        <w:t xml:space="preserve">Figure </w:t>
      </w:r>
      <w:r w:rsidR="00807ECE">
        <w:t>1</w:t>
      </w:r>
      <w:r>
        <w:t xml:space="preserve">1.7: A series of </w:t>
      </w:r>
      <w:r w:rsidR="0053456D">
        <w:t>generalized horizon labels (</w:t>
      </w:r>
      <w:r>
        <w:t>GHL</w:t>
      </w:r>
      <w:r w:rsidR="0053456D">
        <w:t>)</w:t>
      </w:r>
      <w:r>
        <w:t xml:space="preserve">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7B671210" w:rsidR="00623CAA" w:rsidRDefault="00CF2B15">
      <w:pPr>
        <w:pStyle w:val="BodyText"/>
      </w:pPr>
      <w:r>
        <w:t xml:space="preserve">The </w:t>
      </w:r>
      <w:proofErr w:type="spellStart"/>
      <w:proofErr w:type="gramStart"/>
      <w:r>
        <w:rPr>
          <w:rStyle w:val="VerbatimChar"/>
        </w:rPr>
        <w:t>depthOf</w:t>
      </w:r>
      <w:proofErr w:type="spellEnd"/>
      <w:r>
        <w:rPr>
          <w:rStyle w:val="VerbatimChar"/>
        </w:rPr>
        <w:t>(</w:t>
      </w:r>
      <w:proofErr w:type="gramEnd"/>
      <w:r>
        <w:rPr>
          <w:rStyle w:val="VerbatimChar"/>
        </w:rPr>
        <w:t>)</w:t>
      </w:r>
      <w:r>
        <w:t xml:space="preserve"> family of functions also utilize REGEX pattern matching of horizon designation</w:t>
      </w:r>
      <w:r w:rsidR="00C44C35">
        <w:t>s</w:t>
      </w:r>
      <w:r>
        <w:t xml:space="preserve"> to </w:t>
      </w:r>
      <w:r w:rsidR="007D2092">
        <w:t>determine</w:t>
      </w:r>
      <w:r>
        <w:t xml:space="preserve"> the depth </w:t>
      </w:r>
      <w:r w:rsidR="00C44C35">
        <w:t>to horizons with matching designation</w:t>
      </w:r>
      <w:r w:rsidR="00F272E4">
        <w:t>. For example</w:t>
      </w:r>
      <w:r w:rsidR="002623F9">
        <w:t>,</w:t>
      </w:r>
      <w:r w:rsidR="00F272E4">
        <w:t xml:space="preserve"> the pattern “</w:t>
      </w:r>
      <w:proofErr w:type="spellStart"/>
      <w:r w:rsidR="00F272E4">
        <w:t>Bt</w:t>
      </w:r>
      <w:proofErr w:type="spellEnd"/>
      <w:r w:rsidR="00F272E4">
        <w:t xml:space="preserve">” would match all horizon designations </w:t>
      </w:r>
      <w:r w:rsidR="005B0766">
        <w:t xml:space="preserve">containing </w:t>
      </w:r>
      <w:r w:rsidR="00F272E4">
        <w:t>“</w:t>
      </w:r>
      <w:proofErr w:type="spellStart"/>
      <w:r w:rsidR="00F272E4">
        <w:t>Bt</w:t>
      </w:r>
      <w:proofErr w:type="spellEnd"/>
      <w:r w:rsidR="00F272E4">
        <w:t>” (case sensitive)</w:t>
      </w:r>
      <w:r>
        <w:t xml:space="preserve">. </w:t>
      </w:r>
      <w:r w:rsidR="00C44C35">
        <w:t xml:space="preserve">Within a </w:t>
      </w:r>
      <w:proofErr w:type="spellStart"/>
      <w:r w:rsidR="00C44C35" w:rsidRPr="002623F9">
        <w:rPr>
          <w:rFonts w:ascii="Consolas" w:hAnsi="Consolas"/>
          <w:sz w:val="22"/>
          <w:szCs w:val="22"/>
        </w:rPr>
        <w:t>SoilProfileCollection</w:t>
      </w:r>
      <w:proofErr w:type="spellEnd"/>
      <w:r w:rsidR="007D2092">
        <w:t>,</w:t>
      </w:r>
      <w:r>
        <w:t xml:space="preserve"> </w:t>
      </w:r>
      <w:r w:rsidR="00C44C35">
        <w:t>the</w:t>
      </w:r>
      <w:r>
        <w:t xml:space="preserve"> </w:t>
      </w:r>
      <w:proofErr w:type="spellStart"/>
      <w:proofErr w:type="gramStart"/>
      <w:r>
        <w:rPr>
          <w:rStyle w:val="VerbatimChar"/>
        </w:rPr>
        <w:t>minDepthOf</w:t>
      </w:r>
      <w:proofErr w:type="spellEnd"/>
      <w:r>
        <w:rPr>
          <w:rStyle w:val="VerbatimChar"/>
        </w:rPr>
        <w:t>(</w:t>
      </w:r>
      <w:proofErr w:type="gramEnd"/>
      <w:r>
        <w:rPr>
          <w:rStyle w:val="VerbatimChar"/>
        </w:rPr>
        <w:t>)</w:t>
      </w:r>
      <w:r>
        <w:t xml:space="preserve"> and </w:t>
      </w:r>
      <w:proofErr w:type="spellStart"/>
      <w:r>
        <w:rPr>
          <w:rStyle w:val="VerbatimChar"/>
        </w:rPr>
        <w:t>maxDepthOf</w:t>
      </w:r>
      <w:proofErr w:type="spellEnd"/>
      <w:r>
        <w:rPr>
          <w:rStyle w:val="VerbatimChar"/>
        </w:rPr>
        <w:t>()</w:t>
      </w:r>
      <w:r>
        <w:t xml:space="preserve"> operations provide additional utility to find either the top (shallowest) or bottom (deepest) depth to a matching horizon pattern. These functions provide convenience handling for missing values or when target patterns are not found within a profile. Results are returned as a numeric vector for single profiles or a </w:t>
      </w:r>
      <w:proofErr w:type="spellStart"/>
      <w:proofErr w:type="gramStart"/>
      <w:r>
        <w:rPr>
          <w:rStyle w:val="VerbatimChar"/>
        </w:rPr>
        <w:t>data.frame</w:t>
      </w:r>
      <w:proofErr w:type="spellEnd"/>
      <w:proofErr w:type="gramEnd"/>
      <w:r>
        <w:t xml:space="preserve"> of results with profile ID, horizon ID, top or bottom depths, horizon designation and pattern provided. Profile sketches in Figure 1</w:t>
      </w:r>
      <w:r w:rsidR="001F5826">
        <w:t>1</w:t>
      </w:r>
      <w:r>
        <w:t xml:space="preserve">.7 have been sorted by values returned by the </w:t>
      </w:r>
      <w:proofErr w:type="spellStart"/>
      <w:proofErr w:type="gramStart"/>
      <w:r>
        <w:rPr>
          <w:rStyle w:val="VerbatimChar"/>
        </w:rPr>
        <w:t>depthOf</w:t>
      </w:r>
      <w:proofErr w:type="spellEnd"/>
      <w:r>
        <w:rPr>
          <w:rStyle w:val="VerbatimChar"/>
        </w:rPr>
        <w:t>(</w:t>
      </w:r>
      <w:proofErr w:type="gramEnd"/>
      <w:r>
        <w:rPr>
          <w:rStyle w:val="VerbatimChar"/>
        </w:rPr>
        <w:t>)</w:t>
      </w:r>
      <w:r>
        <w:t xml:space="preserve"> function, first according to depth of “3Bt4” GHL and second according to depth of “2Bt3” GHL.</w:t>
      </w:r>
    </w:p>
    <w:p w14:paraId="76C43827" w14:textId="15A31DD9" w:rsidR="00623CAA" w:rsidRDefault="00CF2B15">
      <w:pPr>
        <w:pStyle w:val="Heading3"/>
      </w:pPr>
      <w:bookmarkStart w:id="25" w:name="change-of-support"/>
      <w:bookmarkEnd w:id="20"/>
      <w:r>
        <w:rPr>
          <w:rStyle w:val="SectionNumber"/>
        </w:rPr>
        <w:t>1</w:t>
      </w:r>
      <w:r w:rsidR="00807ECE">
        <w:rPr>
          <w:rStyle w:val="SectionNumber"/>
        </w:rPr>
        <w:t>1</w:t>
      </w:r>
      <w:r>
        <w:rPr>
          <w:rStyle w:val="SectionNumber"/>
        </w:rPr>
        <w:t>.3.4</w:t>
      </w:r>
      <w:r>
        <w:tab/>
        <w:t xml:space="preserve">Change of </w:t>
      </w:r>
      <w:r w:rsidR="007A645B">
        <w:t xml:space="preserve">Depth </w:t>
      </w:r>
      <w:r>
        <w:t>Support</w:t>
      </w:r>
    </w:p>
    <w:p w14:paraId="60AB2E1F" w14:textId="39539242" w:rsidR="00623CAA" w:rsidRDefault="00CF2B15">
      <w:pPr>
        <w:pStyle w:val="FirstParagraph"/>
      </w:pPr>
      <w:r>
        <w:t xml:space="preserve">Soil data are typically collected either by genetic horizon </w:t>
      </w:r>
      <w:r w:rsidR="007A645B">
        <w:t xml:space="preserve">with </w:t>
      </w:r>
      <w:r>
        <w:t xml:space="preserve">varying </w:t>
      </w:r>
      <w:r w:rsidR="006C20EE">
        <w:t xml:space="preserve">horizon </w:t>
      </w:r>
      <w:r>
        <w:t>depths, at regular depth</w:t>
      </w:r>
      <w:r w:rsidR="006C20EE">
        <w:t xml:space="preserve"> interval</w:t>
      </w:r>
      <w:r>
        <w:t xml:space="preserve">s (every 10cm), or from composite samples representing </w:t>
      </w:r>
      <w:r w:rsidR="006C20EE">
        <w:t xml:space="preserve">specified </w:t>
      </w:r>
      <w:r>
        <w:t>depth intervals (</w:t>
      </w:r>
      <w:r w:rsidR="006C20EE">
        <w:t>0-10cm, 1</w:t>
      </w:r>
      <w:r>
        <w:t>0-25cm</w:t>
      </w:r>
      <w:r w:rsidR="006C20EE">
        <w:t>, etc.</w:t>
      </w:r>
      <w:r>
        <w:t xml:space="preserve">). The structure of these depth intervals will typically vary from one profile to the next. To facilitate analysis throughout the profile collection, </w:t>
      </w:r>
      <w:r w:rsidR="00BA710F">
        <w:t xml:space="preserve">profile horizon depths </w:t>
      </w:r>
      <w:r>
        <w:t xml:space="preserve">may need to be modified and/or harmonized </w:t>
      </w:r>
      <w:r w:rsidR="009F3CF4">
        <w:t>comprising a</w:t>
      </w:r>
      <w:r>
        <w:t xml:space="preserve"> change of </w:t>
      </w:r>
      <w:r w:rsidR="00D60315">
        <w:t xml:space="preserve">depth </w:t>
      </w:r>
      <w:r>
        <w:t xml:space="preserve">support. A simple down-scaling of horizons (without interpolation) into a </w:t>
      </w:r>
      <w:r>
        <w:lastRenderedPageBreak/>
        <w:t xml:space="preserve">regular sequence of thinner depth slices, referred to as “slicing,” is implemented in the </w:t>
      </w:r>
      <w:proofErr w:type="gramStart"/>
      <w:r>
        <w:rPr>
          <w:rStyle w:val="VerbatimChar"/>
        </w:rPr>
        <w:t>dice(</w:t>
      </w:r>
      <w:proofErr w:type="gramEnd"/>
      <w:r>
        <w:rPr>
          <w:rStyle w:val="VerbatimChar"/>
        </w:rPr>
        <w:t>)</w:t>
      </w:r>
      <w:r>
        <w:t xml:space="preserve"> function (Figure 1</w:t>
      </w:r>
      <w:r w:rsidR="001F5826">
        <w:t>1</w:t>
      </w:r>
      <w:r>
        <w:t xml:space="preserve">.8A). The </w:t>
      </w:r>
      <w:proofErr w:type="gramStart"/>
      <w:r>
        <w:rPr>
          <w:rStyle w:val="VerbatimChar"/>
        </w:rPr>
        <w:t>segment(</w:t>
      </w:r>
      <w:proofErr w:type="gramEnd"/>
      <w:r>
        <w:rPr>
          <w:rStyle w:val="VerbatimChar"/>
        </w:rPr>
        <w:t>)</w:t>
      </w:r>
      <w:r>
        <w:t xml:space="preserve"> function offers another approach to restructuring horizon depths, using horizon-thickness weighted mean values for conversion to fixed depth intervals (e.g.</w:t>
      </w:r>
      <w:r w:rsidR="00D6750A">
        <w:t>,</w:t>
      </w:r>
      <w:r>
        <w:t xml:space="preserve">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w:t>
      </w:r>
      <w:proofErr w:type="spellStart"/>
      <w:r>
        <w:t>McBratney</w:t>
      </w:r>
      <w:proofErr w:type="spellEnd"/>
      <w:r>
        <w:t xml:space="preserve">, and </w:t>
      </w:r>
      <w:proofErr w:type="spellStart"/>
      <w:r>
        <w:t>Laslett</w:t>
      </w:r>
      <w:proofErr w:type="spellEnd"/>
      <w:r>
        <w:t xml:space="preserve"> 1999). In </w:t>
      </w:r>
      <w:proofErr w:type="spellStart"/>
      <w:r>
        <w:rPr>
          <w:i/>
          <w:iCs/>
        </w:rPr>
        <w:t>aqp</w:t>
      </w:r>
      <w:proofErr w:type="spellEnd"/>
      <w:r>
        <w:t xml:space="preserve">, this type of down-scaling is performed with the </w:t>
      </w:r>
      <w:r>
        <w:rPr>
          <w:rStyle w:val="VerbatimChar"/>
        </w:rPr>
        <w:t>spc2</w:t>
      </w:r>
      <w:proofErr w:type="gramStart"/>
      <w:r>
        <w:rPr>
          <w:rStyle w:val="VerbatimChar"/>
        </w:rPr>
        <w:t>mpspline(</w:t>
      </w:r>
      <w:proofErr w:type="gramEnd"/>
      <w:r>
        <w:rPr>
          <w:rStyle w:val="VerbatimChar"/>
        </w:rPr>
        <w:t>)</w:t>
      </w:r>
      <w:r>
        <w:t xml:space="preserve"> function</w:t>
      </w:r>
      <w:r w:rsidR="00BA710F">
        <w:t xml:space="preserve"> </w:t>
      </w:r>
      <w:r w:rsidR="00EF380B">
        <w:t>which provides a</w:t>
      </w:r>
      <w:r>
        <w:t xml:space="preserve"> convenient interface to the </w:t>
      </w:r>
      <w:r>
        <w:rPr>
          <w:i/>
          <w:iCs/>
        </w:rPr>
        <w:t>mpspline2</w:t>
      </w:r>
      <w:r>
        <w:t xml:space="preserve"> package (O’Brien 2020) suitable for </w:t>
      </w:r>
      <w:proofErr w:type="spellStart"/>
      <w:r>
        <w:rPr>
          <w:rStyle w:val="VerbatimChar"/>
        </w:rPr>
        <w:t>SoilProfileCollection</w:t>
      </w:r>
      <w:proofErr w:type="spellEnd"/>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w:t>
      </w:r>
      <w:proofErr w:type="spellStart"/>
      <w:r>
        <w:t>pedons</w:t>
      </w:r>
      <w:proofErr w:type="spellEnd"/>
      <w:r>
        <w:t xml:space="preserve"> correlated to the Clarksville soil series. Generalized horizon labels (GHL) have been resampled to 1cm slices (A) via </w:t>
      </w:r>
      <w:proofErr w:type="gramStart"/>
      <w:r>
        <w:rPr>
          <w:rStyle w:val="VerbatimChar"/>
        </w:rPr>
        <w:t>dice(</w:t>
      </w:r>
      <w:proofErr w:type="gramEnd"/>
      <w:r>
        <w:rPr>
          <w:rStyle w:val="VerbatimChar"/>
        </w:rPr>
        <w:t>)</w:t>
      </w:r>
      <w:r>
        <w:t xml:space="preserve">, aggregated across slices to GHL proportions (B) via </w:t>
      </w:r>
      <w:r>
        <w:rPr>
          <w:rStyle w:val="VerbatimChar"/>
        </w:rPr>
        <w:t>slab()</w:t>
      </w:r>
      <w:r>
        <w:t>, and modeled via proportional-odds logistic regression (C).</w:t>
      </w:r>
    </w:p>
    <w:p w14:paraId="54F16943" w14:textId="3E9D0AD4" w:rsidR="00623CAA" w:rsidRDefault="00CF2B15">
      <w:pPr>
        <w:pStyle w:val="BodyText"/>
      </w:pPr>
      <w:r>
        <w:t xml:space="preserve">A change of support operation performed over all profiles in a </w:t>
      </w:r>
      <w:r w:rsidR="007951EB">
        <w:t>collection result</w:t>
      </w:r>
      <w:r>
        <w:t xml:space="preserve"> in a statistical summary of that collection. The </w:t>
      </w:r>
      <w:proofErr w:type="gramStart"/>
      <w:r>
        <w:rPr>
          <w:rStyle w:val="VerbatimChar"/>
        </w:rPr>
        <w:t>slab(</w:t>
      </w:r>
      <w:proofErr w:type="gramEnd"/>
      <w:r>
        <w:rPr>
          <w:rStyle w:val="VerbatimChar"/>
        </w:rPr>
        <w:t>)</w:t>
      </w:r>
      <w:r>
        <w:t xml:space="preserve"> function performs this kind of operation by “slicing” horizon data (continuous or categorical) into 1cm-thick depth intervals (Figure 1</w:t>
      </w:r>
      <w:r w:rsidR="001F5826">
        <w:t>1</w:t>
      </w:r>
      <w:r>
        <w:t xml:space="preserve">.8A), then aggregating “across” those depth intervals (Harradine 1963; Beaudette, Roudier, and </w:t>
      </w:r>
      <w:proofErr w:type="spellStart"/>
      <w:r>
        <w:t>O’Geen</w:t>
      </w:r>
      <w:proofErr w:type="spellEnd"/>
      <w:r>
        <w:t xml:space="preserve"> 2013). Continuous values are reduced to select percentiles (or any user-defined function) per slice, and categorical values are reduced to proportions (Figure 1</w:t>
      </w:r>
      <w:r w:rsidR="001F5826">
        <w:t>1</w:t>
      </w:r>
      <w:r>
        <w:t xml:space="preserve">.8B) (Beaudette, Dahlgren, and </w:t>
      </w:r>
      <w:proofErr w:type="spellStart"/>
      <w:r>
        <w:t>O’Geen</w:t>
      </w:r>
      <w:proofErr w:type="spellEnd"/>
      <w:r>
        <w:t xml:space="preserve"> 2013). Alternatively, sliced categorical data such as GHL</w:t>
      </w:r>
      <w:r w:rsidR="00BA710F">
        <w:t xml:space="preserve"> </w:t>
      </w:r>
      <w:r>
        <w:t>can be aggregated using statistical models for ordinal data</w:t>
      </w:r>
      <w:r w:rsidR="00BA710F">
        <w:t xml:space="preserve">, </w:t>
      </w:r>
      <w:r>
        <w:t xml:space="preserve">such as the proportional-odds logistic regression model (Figure </w:t>
      </w:r>
      <w:r w:rsidR="001F5826">
        <w:t>1</w:t>
      </w:r>
      <w:r>
        <w:t>1.8C) (Beaudette, Roudier, and Skovlin 2016).</w:t>
      </w:r>
    </w:p>
    <w:p w14:paraId="4C601864" w14:textId="23123E3B" w:rsidR="00623CAA" w:rsidRDefault="00807ECE">
      <w:pPr>
        <w:pStyle w:val="Heading2"/>
      </w:pPr>
      <w:bookmarkStart w:id="26" w:name="numerical-classification-of-soils"/>
      <w:bookmarkEnd w:id="8"/>
      <w:bookmarkEnd w:id="25"/>
      <w:r>
        <w:rPr>
          <w:rStyle w:val="SectionNumber"/>
        </w:rPr>
        <w:t>1</w:t>
      </w:r>
      <w:r w:rsidR="00CF2B15">
        <w:rPr>
          <w:rStyle w:val="SectionNumber"/>
        </w:rPr>
        <w:t>1.4</w:t>
      </w:r>
      <w:r w:rsidR="00CF2B15">
        <w:tab/>
        <w:t>Numerical Classification of Soils</w:t>
      </w:r>
    </w:p>
    <w:p w14:paraId="1D948122" w14:textId="10E88263" w:rsidR="00623CAA" w:rsidRDefault="00CF2B15">
      <w:pPr>
        <w:pStyle w:val="FirstParagraph"/>
      </w:pPr>
      <w:r>
        <w:t>Since the 1960’s (likely corresponding with increased availability of computing hardware) there has been considerable interest in the development of numerical alternatives to traditional soil classification systems such as Soil Taxonomy (Soil Survey Staff 1999) and World Reference Base (</w:t>
      </w:r>
      <w:proofErr w:type="spellStart"/>
      <w:r>
        <w:t>Chesworth</w:t>
      </w:r>
      <w:proofErr w:type="spellEnd"/>
      <w:r>
        <w:t xml:space="preserve"> et al. 2008). A “numerical taxonomy” (Sneath and </w:t>
      </w:r>
      <w:proofErr w:type="spellStart"/>
      <w:r>
        <w:t>Sokal</w:t>
      </w:r>
      <w:proofErr w:type="spellEnd"/>
      <w:r>
        <w:t xml:space="preserve"> </w:t>
      </w:r>
      <w:r>
        <w:lastRenderedPageBreak/>
        <w:t>1973) of soil horizons or collections of horizons (i.e.</w:t>
      </w:r>
      <w:r w:rsidR="007D2092">
        <w:t>,</w:t>
      </w:r>
      <w:r>
        <w:t> soil profiles or aggregation thereof) relies on a deliberate selection of characteristics (soil properties), distance metric (e.g.</w:t>
      </w:r>
      <w:r w:rsidR="00D6750A">
        <w:t>,</w:t>
      </w:r>
      <w:r>
        <w:t> Euclidean) and criteria used to identify clusters (e.g.</w:t>
      </w:r>
      <w:r w:rsidR="00D6750A">
        <w:t>,</w:t>
      </w:r>
      <w:r>
        <w:t> hierarchical vs. partitioning methods) (</w:t>
      </w:r>
      <w:proofErr w:type="spellStart"/>
      <w:r>
        <w:t>Arkley</w:t>
      </w:r>
      <w:proofErr w:type="spellEnd"/>
      <w:r>
        <w:t xml:space="preserve"> 1976). Selection of characteristics is complex</w:t>
      </w:r>
      <w:r w:rsidR="003B7B32">
        <w:t xml:space="preserve"> because</w:t>
      </w:r>
      <w:r>
        <w:t xml:space="preserve"> a limited set of soil properties cannot universally describe differences between individuals, and the use of all measurable properties is unfeasible</w:t>
      </w:r>
      <w:r w:rsidR="00BA710F">
        <w:t xml:space="preserve"> </w:t>
      </w:r>
      <w:r>
        <w:t>–</w:t>
      </w:r>
      <w:r w:rsidR="00BA710F">
        <w:t xml:space="preserve"> </w:t>
      </w:r>
      <w:r w:rsidR="003B7B32">
        <w:t xml:space="preserve">requiring a </w:t>
      </w:r>
      <w:r>
        <w:t xml:space="preserve">selection </w:t>
      </w:r>
      <w:r w:rsidR="003B7B32">
        <w:t xml:space="preserve">to </w:t>
      </w:r>
      <w:r>
        <w:t xml:space="preserve">be made prior to analysis (Sarkar, Bidwell, and Marcus 1966; </w:t>
      </w:r>
      <w:proofErr w:type="spellStart"/>
      <w:r>
        <w:t>Arkley</w:t>
      </w:r>
      <w:proofErr w:type="spellEnd"/>
      <w:r>
        <w:t xml:space="preserve">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w:t>
      </w:r>
      <w:r w:rsidR="009C7BDD">
        <w:t>etc.</w:t>
      </w:r>
      <w:r>
        <w:t xml:space="preserve">). Despite the many challenges, there have been many successful applications of numerical taxonomy to soil science and soil classification (Hole and </w:t>
      </w:r>
      <w:proofErr w:type="spellStart"/>
      <w:r>
        <w:t>Hironaka</w:t>
      </w:r>
      <w:proofErr w:type="spellEnd"/>
      <w:r>
        <w:t xml:space="preserve"> 1960; Rayner 1966; Moore, Russell, and Ward 1972; Dale, </w:t>
      </w:r>
      <w:proofErr w:type="spellStart"/>
      <w:r>
        <w:t>McBratney</w:t>
      </w:r>
      <w:proofErr w:type="spellEnd"/>
      <w:r>
        <w:t xml:space="preserve">, and Russell 1989; </w:t>
      </w:r>
      <w:proofErr w:type="spellStart"/>
      <w:r>
        <w:t>Carré</w:t>
      </w:r>
      <w:proofErr w:type="spellEnd"/>
      <w:r>
        <w:t xml:space="preserve">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20"/>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057E6B80" w:rsidR="00623CAA" w:rsidRDefault="00CF2B15">
      <w:pPr>
        <w:pStyle w:val="ImageCaption"/>
      </w:pPr>
      <w:r>
        <w:t xml:space="preserve">Figure </w:t>
      </w:r>
      <w:r w:rsidR="00807ECE">
        <w:t>1</w:t>
      </w:r>
      <w:r>
        <w:t xml:space="preserve">1.9: Graphical outline of the </w:t>
      </w:r>
      <w:r w:rsidR="007D1253">
        <w:t>Numerical Classification of Soil Profiles (</w:t>
      </w:r>
      <w:r>
        <w:t>NCSP</w:t>
      </w:r>
      <w:r w:rsidR="007D1253">
        <w:t>)</w:t>
      </w:r>
      <w:r>
        <w:t xml:space="preserve"> algorithm. Figure c/o Jon Maynard, adapted from Maynard et al. (2020).</w:t>
      </w:r>
    </w:p>
    <w:p w14:paraId="6CB81728" w14:textId="277018E8" w:rsidR="00623CAA" w:rsidRDefault="00CF2B15">
      <w:pPr>
        <w:pStyle w:val="BodyText"/>
      </w:pPr>
      <w:r>
        <w:t xml:space="preserve">The NCSP (Numerical Comparison of Soil Profiles) algorithm, implemented in the </w:t>
      </w:r>
      <w:proofErr w:type="spellStart"/>
      <w:r>
        <w:rPr>
          <w:i/>
          <w:iCs/>
        </w:rPr>
        <w:t>aqp</w:t>
      </w:r>
      <w:proofErr w:type="spellEnd"/>
      <w:r>
        <w:t xml:space="preserve"> package for </w:t>
      </w:r>
      <w:r w:rsidR="00EF380B" w:rsidRPr="00DC311A">
        <w:rPr>
          <w:b/>
          <w:bCs/>
        </w:rPr>
        <w:t>R</w:t>
      </w:r>
      <w:r>
        <w:t xml:space="preserve">, attempts to address many of the long-standing difficulties with a numerical classification of entire soil profiles (Beaudette, Roudier, and </w:t>
      </w:r>
      <w:proofErr w:type="spellStart"/>
      <w:r>
        <w:t>O’Geen</w:t>
      </w:r>
      <w:proofErr w:type="spellEnd"/>
      <w:r>
        <w:t xml:space="preserve"> 2013; Maynard et al. 2020). Building on methods suggested by Moore, Russell, and Ward (1972), pair-wise distances (between soil profiles) are evaluated along regular depth-slices by Gower’s distance metric (Gower 1971), using any combination of continuous, categorical, or </w:t>
      </w:r>
      <w:proofErr w:type="spellStart"/>
      <w:r>
        <w:t>boolean</w:t>
      </w:r>
      <w:proofErr w:type="spellEnd"/>
      <w:r>
        <w:t xml:space="preserve"> attributes (Figure </w:t>
      </w:r>
      <w:r w:rsidR="001F5826">
        <w:t>1</w:t>
      </w:r>
      <w:r>
        <w:t xml:space="preserve">1.9). Total pair-wise dissimilarity is computed by taking the sum of slice-wise dissimilarities, to a user-defined depth. Variation in profile depth is accounted for by assigning maximum slice-wise dissimilarity to comparisons between soil and non-soil. Further customization of the NCSP algorithm is described in Beaudette, Roudier, and </w:t>
      </w:r>
      <w:proofErr w:type="spellStart"/>
      <w:r>
        <w:t>O’Geen</w:t>
      </w:r>
      <w:proofErr w:type="spellEnd"/>
      <w:r>
        <w:t xml:space="preserve"> (2013). The resulting dissimilarity matrix can be used to assist with topics ranging from initial mapping (“similar/dissimilar” soils), comparisons below family-level </w:t>
      </w:r>
      <w:r w:rsidR="00E41A5A">
        <w:t xml:space="preserve">classification in </w:t>
      </w:r>
      <w:r>
        <w:t>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4BB91439" w:rsidR="00623CAA" w:rsidRDefault="00CF2B15">
      <w:pPr>
        <w:pStyle w:val="ImageCaption"/>
      </w:pPr>
      <w:r>
        <w:t xml:space="preserve">Figure </w:t>
      </w:r>
      <w:r w:rsidR="00807ECE">
        <w:t>1</w:t>
      </w:r>
      <w:r>
        <w:t xml:space="preserve">1.10: Soil profile sketches from Figure 7, arranged according to divisive hierarchical clustering of the distance matrix generated by the </w:t>
      </w:r>
      <w:r w:rsidR="00BD4B07">
        <w:t>Numerical Classification of Soil Profiles (</w:t>
      </w:r>
      <w:r>
        <w:t>NCSP</w:t>
      </w:r>
      <w:ins w:id="27" w:author="Beaudette, Dylan - NRCS, Sonora, CA" w:date="2022-04-07T21:05:00Z">
        <w:r w:rsidR="00BD4B07">
          <w:t>)</w:t>
        </w:r>
      </w:ins>
      <w:r>
        <w:t xml:space="preserve"> algorithm.</w:t>
      </w:r>
    </w:p>
    <w:p w14:paraId="3B171F84" w14:textId="6566997D"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 xml:space="preserve">1.10). A dendrogram was created from the distance matrix via divisive hierarchical clustering (Kaufman and </w:t>
      </w:r>
      <w:proofErr w:type="spellStart"/>
      <w:r>
        <w:t>Rousseeuw</w:t>
      </w:r>
      <w:proofErr w:type="spellEnd"/>
      <w:r>
        <w:t xml:space="preserve"> 2005), and combined with profile sketches with the </w:t>
      </w:r>
      <w:proofErr w:type="spellStart"/>
      <w:proofErr w:type="gramStart"/>
      <w:r>
        <w:rPr>
          <w:rStyle w:val="VerbatimChar"/>
        </w:rPr>
        <w:t>plotProfileDendrogram</w:t>
      </w:r>
      <w:proofErr w:type="spellEnd"/>
      <w:r>
        <w:rPr>
          <w:rStyle w:val="VerbatimChar"/>
        </w:rPr>
        <w:t>(</w:t>
      </w:r>
      <w:proofErr w:type="gramEnd"/>
      <w:r>
        <w:rPr>
          <w:rStyle w:val="VerbatimChar"/>
        </w:rPr>
        <w:t>)</w:t>
      </w:r>
      <w:r>
        <w:t xml:space="preserve"> function from the </w:t>
      </w:r>
      <w:proofErr w:type="spellStart"/>
      <w:r w:rsidRPr="00F963FC">
        <w:rPr>
          <w:rStyle w:val="VerbatimChar"/>
          <w:i/>
          <w:iCs/>
        </w:rPr>
        <w:t>sharpshootR</w:t>
      </w:r>
      <w:proofErr w:type="spellEnd"/>
      <w:r>
        <w:t xml:space="preserve"> package. Profiles with similar GHL assignments, occurring at similar depths, are allocated to clusters defined by branching near the bottom of the dendrogram. When a combination of site (e.g.</w:t>
      </w:r>
      <w:r w:rsidR="00D6750A">
        <w:t>,</w:t>
      </w:r>
      <w:r>
        <w:t xml:space="preserve"> slope, drainage class, </w:t>
      </w:r>
      <w:proofErr w:type="spellStart"/>
      <w:r>
        <w:t>geoform</w:t>
      </w:r>
      <w:proofErr w:type="spellEnd"/>
      <w:r>
        <w:t xml:space="preserve">, etc.) and horizon-level properties are requested, the final distance matrix is developed from a weighted average of the site and horizon-level distance matrices. Pair-wise distances between soil profiles can be difficult to interpret when </w:t>
      </w:r>
      <w:proofErr w:type="gramStart"/>
      <w:r>
        <w:t>a large number of</w:t>
      </w:r>
      <w:proofErr w:type="gramEnd"/>
      <w:r>
        <w:t xml:space="preserve"> properties are included in the </w:t>
      </w:r>
      <w:r w:rsidR="007D2092">
        <w:t>calculation and</w:t>
      </w:r>
      <w:r>
        <w:t xml:space="preserve"> may require a different approach to thematic coloring of profile sketches such as principal component analysis of the property matrix or principal coordinate analysis of the distance matrix scores. An alternative presentation of the data is possible by arranging profile sketches (with </w:t>
      </w:r>
      <w:proofErr w:type="spellStart"/>
      <w:proofErr w:type="gramStart"/>
      <w:r>
        <w:rPr>
          <w:rStyle w:val="VerbatimChar"/>
        </w:rPr>
        <w:t>plotSPC</w:t>
      </w:r>
      <w:proofErr w:type="spellEnd"/>
      <w:r>
        <w:rPr>
          <w:rStyle w:val="VerbatimChar"/>
        </w:rPr>
        <w:t>(</w:t>
      </w:r>
      <w:proofErr w:type="gramEnd"/>
      <w:r>
        <w:rPr>
          <w:rStyle w:val="VerbatimChar"/>
        </w:rPr>
        <w:t>)</w:t>
      </w:r>
      <w:r>
        <w:t>) according to the new axes created by 2-dimensional ordination, typically via non-Metric Multidimensional Scaling (</w:t>
      </w:r>
      <w:proofErr w:type="spellStart"/>
      <w:r>
        <w:t>nMDS</w:t>
      </w:r>
      <w:proofErr w:type="spellEnd"/>
      <w:r>
        <w:t>) of the distance matrix.</w:t>
      </w:r>
    </w:p>
    <w:p w14:paraId="0120DD14" w14:textId="5215474A" w:rsidR="00623CAA" w:rsidRDefault="00CF2B15">
      <w:pPr>
        <w:pStyle w:val="Heading2"/>
      </w:pPr>
      <w:bookmarkStart w:id="28" w:name="water-balance"/>
      <w:bookmarkEnd w:id="26"/>
      <w:r>
        <w:rPr>
          <w:rStyle w:val="SectionNumber"/>
        </w:rPr>
        <w:t>1</w:t>
      </w:r>
      <w:r w:rsidR="00807ECE">
        <w:rPr>
          <w:rStyle w:val="SectionNumber"/>
        </w:rPr>
        <w:t>1</w:t>
      </w:r>
      <w:r>
        <w:rPr>
          <w:rStyle w:val="SectionNumber"/>
        </w:rPr>
        <w:t>.5</w:t>
      </w:r>
      <w:r>
        <w:tab/>
        <w:t>Water Balance</w:t>
      </w:r>
    </w:p>
    <w:p w14:paraId="64CDFEBD" w14:textId="0C70F973"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w:t>
      </w:r>
      <w:r w:rsidR="009F3CF4">
        <w:t>W</w:t>
      </w:r>
      <w:r w:rsidR="00CF2B15">
        <w:t>ater balance model accounting for inputs of precipitation and losses to evapotranspiration (Thornthwaite 1948)</w:t>
      </w:r>
      <w:r w:rsidR="009F3CF4">
        <w:t xml:space="preserve"> have evolved as a valuable tool for </w:t>
      </w:r>
      <w:r w:rsidR="009F3CF4">
        <w:lastRenderedPageBreak/>
        <w:t>exploring the nuances of climate at a given point on the landscape.</w:t>
      </w:r>
      <w:r w:rsidR="00CF2B15">
        <w:t xml:space="preserve"> Water balance metrics relate to soil storage and the downward and upward flux of water through soil and associated soil property development as the soil acts as a sponge responding to atmospheric supply and demand (</w:t>
      </w:r>
      <w:proofErr w:type="spellStart"/>
      <w:r w:rsidR="00CF2B15">
        <w:t>Arkley</w:t>
      </w:r>
      <w:proofErr w:type="spellEnd"/>
      <w:r w:rsidR="00CF2B15">
        <w:t xml:space="preserve"> and Ulrich 1962). Correlation of water balance metrics to vegetation growth at sites has become an important tool for the study of site conditions related to existing vegetation distribution (Stephenson 1998; James A Lutz 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w:t>
      </w:r>
      <w:r w:rsidR="009F3CF4">
        <w:t>.</w:t>
      </w:r>
      <w:r w:rsidR="00CF2B15">
        <w:t xml:space="preserve"> </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4960138E" w:rsidR="00623CAA" w:rsidRDefault="00CF2B15">
      <w:pPr>
        <w:pStyle w:val="ImageCaption"/>
      </w:pPr>
      <w:r>
        <w:t xml:space="preserve">Figure </w:t>
      </w:r>
      <w:r w:rsidR="00807ECE">
        <w:t>1</w:t>
      </w:r>
      <w:r>
        <w:t>1.11: Comparison of annual water balance metrics (</w:t>
      </w:r>
      <w:r w:rsidR="006729E0">
        <w:t xml:space="preserve">volumetric water content </w:t>
      </w:r>
      <w:r>
        <w:t xml:space="preserve">and </w:t>
      </w:r>
      <w:r w:rsidR="0006020A">
        <w:t>precipitation</w:t>
      </w:r>
      <w:r>
        <w:t xml:space="preserve">) for 2018 at </w:t>
      </w:r>
      <w:r w:rsidR="0019715A">
        <w:t>Soil Climate Analysis Network (</w:t>
      </w:r>
      <w:r>
        <w:t>SCAN</w:t>
      </w:r>
      <w:r w:rsidR="0019715A">
        <w:t>)</w:t>
      </w:r>
      <w:r>
        <w:t xml:space="preserve"> station 2194 in the Ozark Highlands.</w:t>
      </w:r>
    </w:p>
    <w:p w14:paraId="261DEAA3" w14:textId="3ED2D990" w:rsidR="00623CAA" w:rsidRDefault="00CF2B15">
      <w:pPr>
        <w:pStyle w:val="BodyText"/>
      </w:pPr>
      <w:r w:rsidRPr="00AC08D3">
        <w:t xml:space="preserve">The </w:t>
      </w:r>
      <w:proofErr w:type="spellStart"/>
      <w:r w:rsidRPr="007951EB">
        <w:rPr>
          <w:rStyle w:val="VerbatimChar"/>
          <w:rFonts w:asciiTheme="minorHAnsi" w:hAnsiTheme="minorHAnsi"/>
          <w:i/>
          <w:iCs/>
          <w:sz w:val="24"/>
        </w:rPr>
        <w:t>sharpshootR</w:t>
      </w:r>
      <w:proofErr w:type="spellEnd"/>
      <w:r w:rsidRPr="00AC08D3">
        <w:t xml:space="preserve"> package provides methods</w:t>
      </w:r>
      <w:r>
        <w:t xml:space="preserve"> (via dependencies on the </w:t>
      </w:r>
      <w:proofErr w:type="spellStart"/>
      <w:r>
        <w:rPr>
          <w:i/>
          <w:iCs/>
        </w:rPr>
        <w:t>elevatr</w:t>
      </w:r>
      <w:proofErr w:type="spellEnd"/>
      <w:r>
        <w:t xml:space="preserve">, </w:t>
      </w:r>
      <w:proofErr w:type="spellStart"/>
      <w:r>
        <w:rPr>
          <w:i/>
          <w:iCs/>
        </w:rPr>
        <w:t>daymetr</w:t>
      </w:r>
      <w:proofErr w:type="spellEnd"/>
      <w:r>
        <w:t xml:space="preserve">, </w:t>
      </w:r>
      <w:r>
        <w:rPr>
          <w:i/>
          <w:iCs/>
        </w:rPr>
        <w:t>Evapotranspiration</w:t>
      </w:r>
      <w:r>
        <w:t xml:space="preserve">, and </w:t>
      </w:r>
      <w:proofErr w:type="spellStart"/>
      <w:r>
        <w:rPr>
          <w:i/>
          <w:iCs/>
        </w:rPr>
        <w:t>hyrdomad</w:t>
      </w:r>
      <w:proofErr w:type="spellEnd"/>
      <w:r>
        <w:t xml:space="preserve"> packages) for calculating water balance variables of precipitation (PPT), potential evapotranspiration (PET), actual evapotranspiration (AET), deficit</w:t>
      </w:r>
      <w:r w:rsidR="00C77448">
        <w:t xml:space="preserve"> </w:t>
      </w:r>
      <w:r>
        <w:t xml:space="preserve">(D), soil moisture storage (S), surplus (U), volumetric water content (VWC) on monthly and daily </w:t>
      </w:r>
      <w:r w:rsidR="003B7B32">
        <w:t>time steps</w:t>
      </w:r>
      <w:r w:rsidR="003B7B32">
        <w:rPr>
          <w:rStyle w:val="VerbatimChar"/>
          <w:rFonts w:asciiTheme="minorHAnsi" w:hAnsiTheme="minorHAnsi"/>
          <w:sz w:val="24"/>
        </w:rPr>
        <w:t xml:space="preserve"> </w:t>
      </w:r>
      <w:r w:rsidR="003B7B32">
        <w:rPr>
          <w:rStyle w:val="VerbatimChar"/>
        </w:rPr>
        <w:t>(</w:t>
      </w:r>
      <w:proofErr w:type="spellStart"/>
      <w:proofErr w:type="gramStart"/>
      <w:r w:rsidR="003B7B32">
        <w:rPr>
          <w:rStyle w:val="VerbatimChar"/>
        </w:rPr>
        <w:t>monthlyWB</w:t>
      </w:r>
      <w:proofErr w:type="spellEnd"/>
      <w:r w:rsidR="003B7B32">
        <w:rPr>
          <w:rStyle w:val="VerbatimChar"/>
        </w:rPr>
        <w:t>(</w:t>
      </w:r>
      <w:proofErr w:type="gramEnd"/>
      <w:r w:rsidR="003B7B32">
        <w:rPr>
          <w:rStyle w:val="VerbatimChar"/>
        </w:rPr>
        <w:t>)</w:t>
      </w:r>
      <w:r w:rsidR="003B7B32">
        <w:t xml:space="preserve"> and </w:t>
      </w:r>
      <w:proofErr w:type="spellStart"/>
      <w:r>
        <w:rPr>
          <w:rStyle w:val="VerbatimChar"/>
        </w:rPr>
        <w:t>dailyWB</w:t>
      </w:r>
      <w:proofErr w:type="spellEnd"/>
      <w:r>
        <w:rPr>
          <w:rStyle w:val="VerbatimChar"/>
        </w:rPr>
        <w:t>()</w:t>
      </w:r>
      <w:r w:rsidR="003B7B32">
        <w:rPr>
          <w:rStyle w:val="VerbatimChar"/>
          <w:rFonts w:asciiTheme="minorHAnsi" w:hAnsiTheme="minorHAnsi"/>
        </w:rPr>
        <w:t xml:space="preserve"> functions)</w:t>
      </w:r>
      <w:r>
        <w:t xml:space="preserve">. </w:t>
      </w:r>
      <w:r w:rsidR="003B7B32">
        <w:t xml:space="preserve">The </w:t>
      </w:r>
      <w:proofErr w:type="spellStart"/>
      <w:proofErr w:type="gramStart"/>
      <w:r>
        <w:rPr>
          <w:rStyle w:val="VerbatimChar"/>
        </w:rPr>
        <w:t>prepareDailyClimateData</w:t>
      </w:r>
      <w:proofErr w:type="spellEnd"/>
      <w:r>
        <w:rPr>
          <w:rStyle w:val="VerbatimChar"/>
        </w:rPr>
        <w:t>(</w:t>
      </w:r>
      <w:proofErr w:type="gramEnd"/>
      <w:r>
        <w:rPr>
          <w:rStyle w:val="VerbatimChar"/>
        </w:rPr>
        <w:t>)</w:t>
      </w:r>
      <w:r>
        <w:t xml:space="preserve"> </w:t>
      </w:r>
      <w:r w:rsidR="003B7B32">
        <w:t xml:space="preserve">function </w:t>
      </w:r>
      <w:r>
        <w:t>assemble</w:t>
      </w:r>
      <w:r w:rsidR="003B7B32">
        <w:t>s</w:t>
      </w:r>
      <w:r>
        <w:t xml:space="preserv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w:t>
      </w:r>
      <w:r>
        <w:lastRenderedPageBreak/>
        <w:t xml:space="preserve">downloaded for the specified location and daily water balance metrics are estimated via </w:t>
      </w:r>
      <w:proofErr w:type="spellStart"/>
      <w:r>
        <w:rPr>
          <w:rStyle w:val="VerbatimChar"/>
        </w:rPr>
        <w:t>dailyWB_</w:t>
      </w:r>
      <w:proofErr w:type="gramStart"/>
      <w:r>
        <w:rPr>
          <w:rStyle w:val="VerbatimChar"/>
        </w:rPr>
        <w:t>SSURGO</w:t>
      </w:r>
      <w:proofErr w:type="spellEnd"/>
      <w:r>
        <w:rPr>
          <w:rStyle w:val="VerbatimChar"/>
        </w:rPr>
        <w:t>(</w:t>
      </w:r>
      <w:proofErr w:type="gramEnd"/>
      <w:r>
        <w:rPr>
          <w:rStyle w:val="VerbatimChar"/>
        </w:rPr>
        <w:t>)</w:t>
      </w:r>
      <w:r>
        <w:t>.</w:t>
      </w:r>
    </w:p>
    <w:p w14:paraId="64BF36D8" w14:textId="64895C92" w:rsidR="00623CAA" w:rsidRDefault="00CF2B15">
      <w:pPr>
        <w:pStyle w:val="BodyText"/>
      </w:pPr>
      <w:r>
        <w:t xml:space="preserve">The </w:t>
      </w:r>
      <w:proofErr w:type="spellStart"/>
      <w:r>
        <w:rPr>
          <w:i/>
          <w:iCs/>
        </w:rPr>
        <w:t>soilDB</w:t>
      </w:r>
      <w:proofErr w:type="spellEnd"/>
      <w:r>
        <w:t xml:space="preserve"> package provides query access to the station data in the USDA-NRCS Soil Climate Analysis Network (SCAN). These stations provide above and below ground climate sensor networks that measure soil temperature, soil moisture, air temperature and precipitation. </w:t>
      </w:r>
      <w:r w:rsidR="00987434">
        <w:t xml:space="preserve">Many </w:t>
      </w:r>
      <w:r>
        <w:t xml:space="preserve">stations have associated </w:t>
      </w:r>
      <w:r w:rsidR="002B6F0F">
        <w:t xml:space="preserve">soil characterization </w:t>
      </w:r>
      <w:r>
        <w:t xml:space="preserve">data in the Kellogg Soil Survey Laboratory (KSSL) </w:t>
      </w:r>
      <w:r w:rsidR="002B6F0F">
        <w:t>records</w:t>
      </w:r>
      <w:r>
        <w:t xml:space="preserve">. The data in Figure </w:t>
      </w:r>
      <w:r w:rsidR="001F5826">
        <w:t>1</w:t>
      </w:r>
      <w:r>
        <w:t xml:space="preserve">1.11 were assembled through separate calls to </w:t>
      </w:r>
      <w:proofErr w:type="spellStart"/>
      <w:proofErr w:type="gramStart"/>
      <w:r>
        <w:rPr>
          <w:rStyle w:val="VerbatimChar"/>
        </w:rPr>
        <w:t>fetchSCAN</w:t>
      </w:r>
      <w:proofErr w:type="spellEnd"/>
      <w:r>
        <w:rPr>
          <w:rStyle w:val="VerbatimChar"/>
        </w:rPr>
        <w:t>(</w:t>
      </w:r>
      <w:proofErr w:type="gramEnd"/>
      <w:r>
        <w:rPr>
          <w:rStyle w:val="VerbatimChar"/>
        </w:rPr>
        <w:t>)</w:t>
      </w:r>
      <w:r>
        <w:t xml:space="preserve"> for the SCAN climate station data and </w:t>
      </w:r>
      <w:proofErr w:type="spellStart"/>
      <w:r>
        <w:rPr>
          <w:rStyle w:val="VerbatimChar"/>
        </w:rPr>
        <w:t>dailyWB_SSURGO</w:t>
      </w:r>
      <w:proofErr w:type="spellEnd"/>
      <w:r>
        <w:rPr>
          <w:rStyle w:val="VerbatimChar"/>
        </w:rPr>
        <w:t>()</w:t>
      </w:r>
      <w:r>
        <w:t xml:space="preserve"> which derives AWC for the Scholten soil component</w:t>
      </w:r>
      <w:r w:rsidR="00987434">
        <w:t xml:space="preserve"> sampled at SCAN station 2194</w:t>
      </w:r>
      <w:r>
        <w: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29" w:name="conclusions"/>
      <w:bookmarkEnd w:id="28"/>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 xml:space="preserve">Pedology and geomorphology are inherently visual, field-based sciences that share a common paradigm and fundamental units of description. Geomorphic description of landforms or </w:t>
      </w:r>
      <w:proofErr w:type="spellStart"/>
      <w:r>
        <w:t>geoforms</w:t>
      </w:r>
      <w:proofErr w:type="spellEnd"/>
      <w:r>
        <w:t xml:space="preserve"> and a merging of these disciplines functionally defined as </w:t>
      </w:r>
      <w:proofErr w:type="spellStart"/>
      <w:r>
        <w:t>geopedology</w:t>
      </w:r>
      <w:proofErr w:type="spellEnd"/>
      <w:r>
        <w:t xml:space="preserve"> is a progression that elevates the </w:t>
      </w:r>
      <w:proofErr w:type="spellStart"/>
      <w:r>
        <w:t>geoform</w:t>
      </w:r>
      <w:proofErr w:type="spellEnd"/>
      <w:r>
        <w:t xml:space="preserve">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w:t>
      </w:r>
      <w:proofErr w:type="spellStart"/>
      <w:r>
        <w:t>geopedologic</w:t>
      </w:r>
      <w:proofErr w:type="spellEnd"/>
      <w:r>
        <w:t xml:space="preserve"> concepts.</w:t>
      </w:r>
    </w:p>
    <w:p w14:paraId="6183AD1F" w14:textId="7D0D6163" w:rsidR="00987434" w:rsidRDefault="00CF2B15">
      <w:pPr>
        <w:pStyle w:val="BodyText"/>
        <w:rPr>
          <w:ins w:id="30" w:author="Skovlin, Jay - NRCS, Missoula, MT" w:date="2022-04-06T09:54:00Z"/>
        </w:rPr>
      </w:pPr>
      <w:r>
        <w:t>Complex data structures and increasing volumes of available data demand progress in methods that allow iterative aggregation, summary</w:t>
      </w:r>
      <w:r w:rsidR="00A76FA4">
        <w:t>,</w:t>
      </w:r>
      <w:r>
        <w:t xml:space="preserve"> and graphical expression of soil data. The AQP suite of packages works to provide examples and routines that meet these challenges with an emphasis on generalized methods that can be applied to common data structures. This collection of tools leverages the </w:t>
      </w:r>
      <w:proofErr w:type="gramStart"/>
      <w:r w:rsidR="005D7F98">
        <w:t>open source</w:t>
      </w:r>
      <w:proofErr w:type="gramEnd"/>
      <w:r w:rsidR="00987434">
        <w:t xml:space="preserve"> </w:t>
      </w:r>
      <w:r>
        <w:t xml:space="preserve">flexibility and extensibility of the </w:t>
      </w:r>
      <w:r>
        <w:rPr>
          <w:b/>
          <w:bCs/>
        </w:rPr>
        <w:t>R</w:t>
      </w:r>
      <w:r>
        <w:t xml:space="preserve"> programming environment</w:t>
      </w:r>
      <w:r w:rsidR="00987434">
        <w:t xml:space="preserve"> and the progress that can be gained from collaborative effort to solve common challenges in working with soil data. </w:t>
      </w:r>
      <w:r>
        <w:t xml:space="preserve"> </w:t>
      </w:r>
      <w:r w:rsidR="004E06FD">
        <w:t>Providing visual alternatives for viewing soil morphologic data and improving the quality and accessibility of soil survey data will foster greater use and application of soil survey data to inform</w:t>
      </w:r>
      <w:r w:rsidR="0082088C">
        <w:t xml:space="preserve"> all users</w:t>
      </w:r>
      <w:r w:rsidR="004E06FD">
        <w:t>.</w:t>
      </w:r>
    </w:p>
    <w:p w14:paraId="50972FB0" w14:textId="7613D5D3" w:rsidR="00AF586B" w:rsidRDefault="00AF586B">
      <w:pPr>
        <w:pStyle w:val="Heading1"/>
      </w:pPr>
      <w:r>
        <w:t>Supplementary Information</w:t>
      </w:r>
    </w:p>
    <w:p w14:paraId="71FEE70D" w14:textId="72475664" w:rsidR="00AF586B" w:rsidRPr="00B94E38" w:rsidRDefault="0032727C" w:rsidP="002623F9">
      <w:pPr>
        <w:pStyle w:val="BodyText"/>
      </w:pPr>
      <w:r>
        <w:t>Annotated</w:t>
      </w:r>
      <w:r w:rsidR="00AF586B">
        <w:t xml:space="preserve"> </w:t>
      </w:r>
      <w:r w:rsidR="00AF586B">
        <w:rPr>
          <w:b/>
          <w:bCs/>
        </w:rPr>
        <w:t>R</w:t>
      </w:r>
      <w:r w:rsidR="00AF586B">
        <w:t xml:space="preserve"> code used to create the figures and table within this chapter are posted at </w:t>
      </w:r>
      <w:r w:rsidRPr="002623F9">
        <w:rPr>
          <w:rFonts w:ascii="Consolas" w:hAnsi="Consolas"/>
          <w:sz w:val="22"/>
          <w:szCs w:val="22"/>
        </w:rPr>
        <w:t>https://github.com/ncss-tech/geopedology-chapter</w:t>
      </w:r>
      <w:r w:rsidR="00AF586B">
        <w:t xml:space="preserve">. The following package versions were used during the </w:t>
      </w:r>
      <w:r w:rsidR="0033667A">
        <w:t>preparation</w:t>
      </w:r>
      <w:r w:rsidR="00AF586B">
        <w:t xml:space="preserve"> of this content: </w:t>
      </w:r>
      <w:proofErr w:type="spellStart"/>
      <w:r w:rsidR="00AF586B" w:rsidRPr="002623F9">
        <w:rPr>
          <w:i/>
          <w:iCs/>
        </w:rPr>
        <w:t>aqp</w:t>
      </w:r>
      <w:proofErr w:type="spellEnd"/>
      <w:r w:rsidR="00AF586B">
        <w:t xml:space="preserve"> 1.42, </w:t>
      </w:r>
      <w:proofErr w:type="spellStart"/>
      <w:r w:rsidR="00AF586B" w:rsidRPr="002623F9">
        <w:rPr>
          <w:i/>
          <w:iCs/>
        </w:rPr>
        <w:t>soilDB</w:t>
      </w:r>
      <w:proofErr w:type="spellEnd"/>
      <w:r w:rsidR="00AF586B">
        <w:t xml:space="preserve"> 2.6.14, and </w:t>
      </w:r>
      <w:proofErr w:type="spellStart"/>
      <w:r w:rsidR="00AF586B" w:rsidRPr="002623F9">
        <w:rPr>
          <w:i/>
          <w:iCs/>
        </w:rPr>
        <w:t>sharpshootR</w:t>
      </w:r>
      <w:proofErr w:type="spellEnd"/>
      <w:r w:rsidR="00AF586B">
        <w:t xml:space="preserve"> 1.9.1.</w:t>
      </w:r>
    </w:p>
    <w:p w14:paraId="04F72677" w14:textId="77777777" w:rsidR="00623CAA" w:rsidRDefault="00CF2B15">
      <w:pPr>
        <w:pStyle w:val="Heading1"/>
      </w:pPr>
      <w:bookmarkStart w:id="31" w:name="references"/>
      <w:bookmarkEnd w:id="0"/>
      <w:bookmarkEnd w:id="29"/>
      <w:r>
        <w:lastRenderedPageBreak/>
        <w:t>References</w:t>
      </w:r>
    </w:p>
    <w:p w14:paraId="188B5CB4" w14:textId="5358756D" w:rsidR="00623CAA" w:rsidRDefault="00CF2B15">
      <w:pPr>
        <w:pStyle w:val="Bibliography"/>
      </w:pPr>
      <w:bookmarkStart w:id="32" w:name="ref-zeileis_colorspace_pkg2020"/>
      <w:bookmarkStart w:id="33" w:name="refs"/>
      <w:proofErr w:type="spellStart"/>
      <w:r>
        <w:t>Zeileis</w:t>
      </w:r>
      <w:proofErr w:type="spellEnd"/>
      <w:r w:rsidR="002E6C98">
        <w:t>, A.,</w:t>
      </w:r>
      <w:r>
        <w:t xml:space="preserve"> Fisher</w:t>
      </w:r>
      <w:r w:rsidR="002E6C98">
        <w:t>,</w:t>
      </w:r>
      <w:r>
        <w:t xml:space="preserve"> J</w:t>
      </w:r>
      <w:r w:rsidR="002E6C98">
        <w:t>.</w:t>
      </w:r>
      <w:r>
        <w:t>C</w:t>
      </w:r>
      <w:r w:rsidR="002E6C98">
        <w:t>.</w:t>
      </w:r>
      <w:r>
        <w:t xml:space="preserve">, </w:t>
      </w:r>
      <w:proofErr w:type="spellStart"/>
      <w:r>
        <w:t>Hornik</w:t>
      </w:r>
      <w:proofErr w:type="spellEnd"/>
      <w:r w:rsidR="002E6C98">
        <w:t>,</w:t>
      </w:r>
      <w:r>
        <w:t xml:space="preserve"> K</w:t>
      </w:r>
      <w:r w:rsidR="002E6C98">
        <w:t>.</w:t>
      </w:r>
      <w:r>
        <w:t>, Ihaka</w:t>
      </w:r>
      <w:r w:rsidR="002E6C98">
        <w:t>,</w:t>
      </w:r>
      <w:r>
        <w:t xml:space="preserve"> R</w:t>
      </w:r>
      <w:r w:rsidR="002E6C98">
        <w:t>.</w:t>
      </w:r>
      <w:r>
        <w:t xml:space="preserve">, </w:t>
      </w:r>
      <w:proofErr w:type="spellStart"/>
      <w:r>
        <w:t>McWhite</w:t>
      </w:r>
      <w:proofErr w:type="spellEnd"/>
      <w:r w:rsidR="002E6C98">
        <w:t>,</w:t>
      </w:r>
      <w:r>
        <w:t xml:space="preserve"> C</w:t>
      </w:r>
      <w:r w:rsidR="002E6C98">
        <w:t>.</w:t>
      </w:r>
      <w:r>
        <w:t>D</w:t>
      </w:r>
      <w:r w:rsidR="002E6C98">
        <w:t>.</w:t>
      </w:r>
      <w:r>
        <w:t xml:space="preserve">, </w:t>
      </w:r>
      <w:proofErr w:type="spellStart"/>
      <w:proofErr w:type="gramStart"/>
      <w:r>
        <w:t>Murrel</w:t>
      </w:r>
      <w:r w:rsidR="002E6C98">
        <w:t>,</w:t>
      </w:r>
      <w:r>
        <w:t>l</w:t>
      </w:r>
      <w:proofErr w:type="spellEnd"/>
      <w:proofErr w:type="gramEnd"/>
      <w:r>
        <w:t xml:space="preserve"> P</w:t>
      </w:r>
      <w:r w:rsidR="002E6C98">
        <w:t>.</w:t>
      </w:r>
      <w:r>
        <w:t>, Stauffer</w:t>
      </w:r>
      <w:r w:rsidR="002E6C98">
        <w:t>,</w:t>
      </w:r>
      <w:r>
        <w:t xml:space="preserve"> R</w:t>
      </w:r>
      <w:r w:rsidR="002E6C98">
        <w:t>.</w:t>
      </w:r>
      <w:r>
        <w:t>, and Wilke</w:t>
      </w:r>
      <w:r w:rsidR="002E6C98">
        <w:t>,</w:t>
      </w:r>
      <w:r>
        <w:t xml:space="preserve"> C</w:t>
      </w:r>
      <w:r w:rsidR="002E6C98">
        <w:t>.</w:t>
      </w:r>
      <w:r>
        <w:t>O. 2020. “</w:t>
      </w:r>
      <w:proofErr w:type="spellStart"/>
      <w:r>
        <w:t>Colorspace</w:t>
      </w:r>
      <w:proofErr w:type="spellEnd"/>
      <w:r>
        <w:t xml:space="preserve">: A Toolbox for Manipulating and Assessing Colors and Palettes.” </w:t>
      </w:r>
      <w:r>
        <w:rPr>
          <w:i/>
          <w:iCs/>
        </w:rPr>
        <w:t>Journal of Statistical Software</w:t>
      </w:r>
      <w:r>
        <w:t xml:space="preserve"> 96: 1–49.</w:t>
      </w:r>
    </w:p>
    <w:p w14:paraId="35702515" w14:textId="77777777" w:rsidR="00623CAA" w:rsidRDefault="00CF2B15">
      <w:pPr>
        <w:pStyle w:val="Bibliography"/>
      </w:pPr>
      <w:bookmarkStart w:id="34" w:name="_Hlk100147941"/>
      <w:bookmarkStart w:id="35" w:name="ref-Arkley1971"/>
      <w:bookmarkEnd w:id="32"/>
      <w:proofErr w:type="spellStart"/>
      <w:r>
        <w:t>Arkley</w:t>
      </w:r>
      <w:proofErr w:type="spellEnd"/>
      <w:r>
        <w:t>, R. J.</w:t>
      </w:r>
      <w:bookmarkEnd w:id="34"/>
      <w:r>
        <w:t xml:space="preserve"> 1971. “Factor Analysis and Numerical Taxonomy of Soils.” </w:t>
      </w:r>
      <w:r>
        <w:rPr>
          <w:i/>
          <w:iCs/>
        </w:rPr>
        <w:t>Soil Science Society of America Journal</w:t>
      </w:r>
      <w:r>
        <w:t xml:space="preserve"> 35 (2): 312–15. </w:t>
      </w:r>
      <w:hyperlink r:id="rId23">
        <w:r>
          <w:rPr>
            <w:rStyle w:val="Hyperlink"/>
          </w:rPr>
          <w:t>https://doi.org/10.2136/sssaj1971.03615995003500020038x</w:t>
        </w:r>
      </w:hyperlink>
      <w:r>
        <w:t>.</w:t>
      </w:r>
    </w:p>
    <w:p w14:paraId="2A4B593E" w14:textId="7A7C071A" w:rsidR="00623CAA" w:rsidRDefault="0077223B">
      <w:pPr>
        <w:pStyle w:val="Bibliography"/>
      </w:pPr>
      <w:bookmarkStart w:id="36" w:name="ref-Arkley1976"/>
      <w:bookmarkEnd w:id="35"/>
      <w:proofErr w:type="spellStart"/>
      <w:r>
        <w:t>Arkley</w:t>
      </w:r>
      <w:proofErr w:type="spellEnd"/>
      <w:r>
        <w:t>, R. J.</w:t>
      </w:r>
      <w:r w:rsidR="00CF2B15">
        <w:t xml:space="preserve"> 1976. “Statistical Methods in Soil Classification Research.” </w:t>
      </w:r>
      <w:r w:rsidR="00CF2B15">
        <w:rPr>
          <w:i/>
          <w:iCs/>
        </w:rPr>
        <w:t>Advances in Agronomy</w:t>
      </w:r>
      <w:r w:rsidR="00CF2B15">
        <w:t xml:space="preserve"> 28: 37–70. </w:t>
      </w:r>
      <w:hyperlink r:id="rId24">
        <w:r w:rsidR="00CF2B15">
          <w:rPr>
            <w:rStyle w:val="Hyperlink"/>
          </w:rPr>
          <w:t>https://doi.org/10.1016/S0065-2113(08)60552-0</w:t>
        </w:r>
      </w:hyperlink>
      <w:r w:rsidR="00CF2B15">
        <w:t>.</w:t>
      </w:r>
    </w:p>
    <w:p w14:paraId="27AB655C" w14:textId="77777777" w:rsidR="00623CAA" w:rsidRDefault="00CF2B15">
      <w:pPr>
        <w:pStyle w:val="Bibliography"/>
      </w:pPr>
      <w:bookmarkStart w:id="37" w:name="ref-Arkley_Ulrich1962"/>
      <w:bookmarkEnd w:id="36"/>
      <w:proofErr w:type="spellStart"/>
      <w:r>
        <w:t>Arkley</w:t>
      </w:r>
      <w:proofErr w:type="spellEnd"/>
      <w:r>
        <w:t xml:space="preserve">, R. J., and R. Ulrich. 1962. “The Use of Calculated Actual and Potential Evapotranspiration for Estimating Potential Plant Growth.” </w:t>
      </w:r>
      <w:proofErr w:type="spellStart"/>
      <w:r>
        <w:rPr>
          <w:i/>
          <w:iCs/>
        </w:rPr>
        <w:t>Hilgardia</w:t>
      </w:r>
      <w:proofErr w:type="spellEnd"/>
      <w:r>
        <w:t xml:space="preserve"> 32 (10): 443–62.</w:t>
      </w:r>
    </w:p>
    <w:p w14:paraId="755C38FC" w14:textId="77777777" w:rsidR="00623CAA" w:rsidRDefault="00CF2B15">
      <w:pPr>
        <w:pStyle w:val="Bibliography"/>
      </w:pPr>
      <w:bookmarkStart w:id="38" w:name="ref-barron1986"/>
      <w:bookmarkEnd w:id="37"/>
      <w:r>
        <w:t xml:space="preserve">Barron, V, and J Torrent. 1986. “Use of the </w:t>
      </w:r>
      <w:proofErr w:type="spellStart"/>
      <w:r>
        <w:t>Kubelka</w:t>
      </w:r>
      <w:proofErr w:type="spellEnd"/>
      <w:r>
        <w:t xml:space="preserve">-Munk Theory to Study the Influence of Iron Oxides on Soil </w:t>
      </w:r>
      <w:proofErr w:type="spellStart"/>
      <w:r>
        <w:t>Colour</w:t>
      </w:r>
      <w:proofErr w:type="spellEnd"/>
      <w:r>
        <w:t xml:space="preserve">.” </w:t>
      </w:r>
      <w:r>
        <w:rPr>
          <w:i/>
          <w:iCs/>
        </w:rPr>
        <w:t>Journal of Soil Science</w:t>
      </w:r>
      <w:r>
        <w:t xml:space="preserve"> 37 (4): 499—510. </w:t>
      </w:r>
      <w:hyperlink r:id="rId25">
        <w:r>
          <w:rPr>
            <w:rStyle w:val="Hyperlink"/>
          </w:rPr>
          <w:t>https://doi.org/10.1111/j.1365-2389.1986.tb00382.x</w:t>
        </w:r>
      </w:hyperlink>
      <w:r>
        <w:t>.</w:t>
      </w:r>
    </w:p>
    <w:p w14:paraId="6E030F15" w14:textId="77777777" w:rsidR="00623CAA" w:rsidRDefault="00CF2B15">
      <w:pPr>
        <w:pStyle w:val="Bibliography"/>
      </w:pPr>
      <w:bookmarkStart w:id="39" w:name="ref-SPC_intro"/>
      <w:bookmarkEnd w:id="38"/>
      <w:r>
        <w:t xml:space="preserve">Beaudette, D. E. 2022. “Introduction to </w:t>
      </w:r>
      <w:proofErr w:type="spellStart"/>
      <w:r>
        <w:t>SoilProfileCollection</w:t>
      </w:r>
      <w:proofErr w:type="spellEnd"/>
      <w:r>
        <w:t xml:space="preserve"> Objects.” </w:t>
      </w:r>
      <w:hyperlink r:id="rId26">
        <w:r>
          <w:rPr>
            <w:rStyle w:val="Hyperlink"/>
          </w:rPr>
          <w:t>http://ncss-tech.github.io/AQP/aqp/aqp-intro.html</w:t>
        </w:r>
      </w:hyperlink>
      <w:r>
        <w:t>.</w:t>
      </w:r>
    </w:p>
    <w:p w14:paraId="06669C6E" w14:textId="77777777" w:rsidR="00623CAA" w:rsidRDefault="00CF2B15">
      <w:pPr>
        <w:pStyle w:val="Bibliography"/>
      </w:pPr>
      <w:bookmarkStart w:id="40" w:name="ref-beaudette2013_terrain"/>
      <w:bookmarkEnd w:id="39"/>
      <w:r>
        <w:t xml:space="preserve">Beaudette, D. E., R. A. Dahlgren, and A. T. </w:t>
      </w:r>
      <w:proofErr w:type="spellStart"/>
      <w:r>
        <w:t>O’Geen</w:t>
      </w:r>
      <w:proofErr w:type="spellEnd"/>
      <w:r>
        <w:t xml:space="preserve">. 2013. “Terrain-Shape Indices for Modeling Soil Moisture Dynamics.” </w:t>
      </w:r>
      <w:r>
        <w:rPr>
          <w:i/>
          <w:iCs/>
        </w:rPr>
        <w:t>Soil Science Society of America Journal</w:t>
      </w:r>
      <w:r>
        <w:t xml:space="preserve"> 77. </w:t>
      </w:r>
      <w:hyperlink r:id="rId27">
        <w:r>
          <w:rPr>
            <w:rStyle w:val="Hyperlink"/>
          </w:rPr>
          <w:t>https://doi.org/10.2136/sssaj2013.02.0048</w:t>
        </w:r>
      </w:hyperlink>
      <w:r>
        <w:t>.</w:t>
      </w:r>
    </w:p>
    <w:p w14:paraId="298BEEEB" w14:textId="77777777" w:rsidR="00623CAA" w:rsidRDefault="00CF2B15">
      <w:pPr>
        <w:pStyle w:val="Bibliography"/>
      </w:pPr>
      <w:bookmarkStart w:id="41" w:name="ref-beaudette2013_AQP"/>
      <w:bookmarkEnd w:id="40"/>
      <w:r>
        <w:t xml:space="preserve">Beaudette, D. E., P. Roudier, and A. T. </w:t>
      </w:r>
      <w:proofErr w:type="spellStart"/>
      <w:r>
        <w:t>O’Geen</w:t>
      </w:r>
      <w:proofErr w:type="spellEnd"/>
      <w:r>
        <w:t xml:space="preserve">.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42" w:name="ref-Beaudette_DSMorph2016"/>
      <w:bookmarkEnd w:id="41"/>
      <w:r>
        <w:t xml:space="preserve">Beaudette, D. E., P. Roudier, and J. Skovlin. 2016. “Probabilistic Representation of Genetic Soil Horizons.” In </w:t>
      </w:r>
      <w:r>
        <w:rPr>
          <w:i/>
          <w:iCs/>
        </w:rPr>
        <w:t>Digital Soil Morphometrics</w:t>
      </w:r>
      <w:r>
        <w:t xml:space="preserve">, edited by Alfred E. </w:t>
      </w:r>
      <w:proofErr w:type="spellStart"/>
      <w:r>
        <w:t>Hartemink</w:t>
      </w:r>
      <w:proofErr w:type="spellEnd"/>
      <w:r>
        <w:t xml:space="preserve"> and Budiman </w:t>
      </w:r>
      <w:proofErr w:type="spellStart"/>
      <w:r>
        <w:t>Minasny</w:t>
      </w:r>
      <w:proofErr w:type="spellEnd"/>
      <w:r>
        <w:t xml:space="preserve">, 281–93. Springer International Publishing. </w:t>
      </w:r>
      <w:hyperlink r:id="rId28">
        <w:r>
          <w:rPr>
            <w:rStyle w:val="Hyperlink"/>
          </w:rPr>
          <w:t>https://doi.org/10.1007/978-3-319-28295-4_18</w:t>
        </w:r>
      </w:hyperlink>
      <w:r>
        <w:t>.</w:t>
      </w:r>
    </w:p>
    <w:p w14:paraId="1DB91363" w14:textId="77777777" w:rsidR="00623CAA" w:rsidRDefault="00CF2B15">
      <w:pPr>
        <w:pStyle w:val="Bibliography"/>
      </w:pPr>
      <w:bookmarkStart w:id="43" w:name="ref-bishop1999modelling"/>
      <w:bookmarkEnd w:id="42"/>
      <w:r>
        <w:t xml:space="preserve">Bishop, TFA, AB </w:t>
      </w:r>
      <w:proofErr w:type="spellStart"/>
      <w:r>
        <w:t>McBratney</w:t>
      </w:r>
      <w:proofErr w:type="spellEnd"/>
      <w:r>
        <w:t xml:space="preserve">, and GM </w:t>
      </w:r>
      <w:proofErr w:type="spellStart"/>
      <w:r>
        <w:t>Laslett</w:t>
      </w:r>
      <w:proofErr w:type="spellEnd"/>
      <w:r>
        <w:t xml:space="preserve">. 1999. “Modelling Soil Attribute Depth Functions with Equal-Area Quadratic Smoothing Splines.” </w:t>
      </w:r>
      <w:proofErr w:type="spellStart"/>
      <w:r>
        <w:rPr>
          <w:i/>
          <w:iCs/>
        </w:rPr>
        <w:t>Geoderma</w:t>
      </w:r>
      <w:proofErr w:type="spellEnd"/>
      <w:r>
        <w:t xml:space="preserve"> 91 (1-2): 27–45.</w:t>
      </w:r>
    </w:p>
    <w:p w14:paraId="60297995" w14:textId="77777777" w:rsidR="00623CAA" w:rsidRDefault="00CF2B15">
      <w:pPr>
        <w:pStyle w:val="Bibliography"/>
      </w:pPr>
      <w:bookmarkStart w:id="44" w:name="ref-Brown2004"/>
      <w:bookmarkEnd w:id="43"/>
      <w:r>
        <w:t xml:space="preserve">Brown, David J., Murray K. Clayton, and Kevin McSweeney. 2004. “Potential Terrain Controls on Soil Color, Texture Contrast and Grain-Size Deposition for the Original Catena Landscape in Uganda.” </w:t>
      </w:r>
      <w:proofErr w:type="spellStart"/>
      <w:r>
        <w:rPr>
          <w:i/>
          <w:iCs/>
        </w:rPr>
        <w:t>Geoderma</w:t>
      </w:r>
      <w:proofErr w:type="spellEnd"/>
      <w:r>
        <w:t xml:space="preserve"> 122 (1): 51–72. https://doi.org/</w:t>
      </w:r>
      <w:hyperlink r:id="rId29">
        <w:r>
          <w:rPr>
            <w:rStyle w:val="Hyperlink"/>
          </w:rPr>
          <w:t>http://dx.doi.org/10.1016/j.geoderma.2003.12.004</w:t>
        </w:r>
      </w:hyperlink>
      <w:r>
        <w:t>.</w:t>
      </w:r>
    </w:p>
    <w:p w14:paraId="322A20F2" w14:textId="77777777" w:rsidR="00623CAA" w:rsidRDefault="00CF2B15">
      <w:pPr>
        <w:pStyle w:val="Bibliography"/>
      </w:pPr>
      <w:bookmarkStart w:id="45" w:name="ref-Buntley1965"/>
      <w:bookmarkEnd w:id="44"/>
      <w:proofErr w:type="spellStart"/>
      <w:r>
        <w:t>Buntley</w:t>
      </w:r>
      <w:proofErr w:type="spellEnd"/>
      <w:r>
        <w:t>, G. J., and F. C. Westin. 1965. “A Comparative Study of Developmental Color in a Chestnut-Chernozem-</w:t>
      </w:r>
      <w:proofErr w:type="spellStart"/>
      <w:r>
        <w:t>Brunizem</w:t>
      </w:r>
      <w:proofErr w:type="spellEnd"/>
      <w:r>
        <w:t xml:space="preserve"> Soil </w:t>
      </w:r>
      <w:proofErr w:type="spellStart"/>
      <w:r>
        <w:t>Climosequence</w:t>
      </w:r>
      <w:proofErr w:type="spellEnd"/>
      <w:r>
        <w:t xml:space="preserve">.” </w:t>
      </w:r>
      <w:r>
        <w:rPr>
          <w:i/>
          <w:iCs/>
        </w:rPr>
        <w:t>Soil Science Society of America Journal</w:t>
      </w:r>
      <w:r>
        <w:t xml:space="preserve"> 29 (5): 579–82. https://doi.org/</w:t>
      </w:r>
      <w:hyperlink r:id="rId30">
        <w:r>
          <w:rPr>
            <w:rStyle w:val="Hyperlink"/>
          </w:rPr>
          <w:t>https://doi.org/10.2136/sssaj1965.03615995002900050029x</w:t>
        </w:r>
      </w:hyperlink>
      <w:r>
        <w:t>.</w:t>
      </w:r>
    </w:p>
    <w:p w14:paraId="153EB943" w14:textId="77777777" w:rsidR="00623CAA" w:rsidRDefault="00CF2B15">
      <w:pPr>
        <w:pStyle w:val="Bibliography"/>
      </w:pPr>
      <w:bookmarkStart w:id="46" w:name="ref-Carre2009"/>
      <w:bookmarkEnd w:id="45"/>
      <w:proofErr w:type="spellStart"/>
      <w:r>
        <w:lastRenderedPageBreak/>
        <w:t>Carré</w:t>
      </w:r>
      <w:proofErr w:type="spellEnd"/>
      <w:r>
        <w:t xml:space="preserve">, F., and M. Jacobson. 2009. “Numerical Classification of Soil Profile Data Using Distance Metrics.” </w:t>
      </w:r>
      <w:proofErr w:type="spellStart"/>
      <w:r>
        <w:rPr>
          <w:i/>
          <w:iCs/>
        </w:rPr>
        <w:t>Geoderma</w:t>
      </w:r>
      <w:proofErr w:type="spellEnd"/>
      <w:r>
        <w:t xml:space="preserve"> 148: 336–45. </w:t>
      </w:r>
      <w:hyperlink r:id="rId31">
        <w:r>
          <w:rPr>
            <w:rStyle w:val="Hyperlink"/>
          </w:rPr>
          <w:t>https://doi.org/10.1016/j.geoderma.2008.11.008</w:t>
        </w:r>
      </w:hyperlink>
      <w:r>
        <w:t>.</w:t>
      </w:r>
    </w:p>
    <w:p w14:paraId="2255EE8C" w14:textId="77777777" w:rsidR="00623CAA" w:rsidRDefault="00CF2B15">
      <w:pPr>
        <w:pStyle w:val="Bibliography"/>
      </w:pPr>
      <w:bookmarkStart w:id="47" w:name="ref-centore2012"/>
      <w:bookmarkEnd w:id="46"/>
      <w:r>
        <w:t xml:space="preserve">Centore, Paul. 2012. “An Open-Source Inversion Algorithm for the Munsell </w:t>
      </w:r>
      <w:proofErr w:type="spellStart"/>
      <w:r>
        <w:t>Renotation</w:t>
      </w:r>
      <w:proofErr w:type="spellEnd"/>
      <w:r>
        <w:t xml:space="preserve">.” </w:t>
      </w:r>
      <w:r>
        <w:rPr>
          <w:i/>
          <w:iCs/>
        </w:rPr>
        <w:t>Color Research &amp; Application</w:t>
      </w:r>
      <w:r>
        <w:t xml:space="preserve"> 37: 455–64.</w:t>
      </w:r>
    </w:p>
    <w:p w14:paraId="55AD34F8" w14:textId="77777777" w:rsidR="00623CAA" w:rsidRDefault="00CF2B15">
      <w:pPr>
        <w:pStyle w:val="Bibliography"/>
      </w:pPr>
      <w:bookmarkStart w:id="48" w:name="ref-Chesworth2008"/>
      <w:bookmarkEnd w:id="47"/>
      <w:proofErr w:type="spellStart"/>
      <w:r>
        <w:t>Chesworth</w:t>
      </w:r>
      <w:proofErr w:type="spellEnd"/>
      <w:r>
        <w:t xml:space="preserve">, Ward, Marta Camps </w:t>
      </w:r>
      <w:proofErr w:type="spellStart"/>
      <w:r>
        <w:t>Arbestain</w:t>
      </w:r>
      <w:proofErr w:type="spellEnd"/>
      <w:r>
        <w:t xml:space="preserve">, Felipe </w:t>
      </w:r>
      <w:proofErr w:type="spellStart"/>
      <w:r>
        <w:t>Macías</w:t>
      </w:r>
      <w:proofErr w:type="spellEnd"/>
      <w:r>
        <w:t xml:space="preserve">, Otto </w:t>
      </w:r>
      <w:proofErr w:type="spellStart"/>
      <w:r>
        <w:t>Spaargaren</w:t>
      </w:r>
      <w:proofErr w:type="spellEnd"/>
      <w:r>
        <w:t xml:space="preserve">, Otto </w:t>
      </w:r>
      <w:proofErr w:type="spellStart"/>
      <w:r>
        <w:t>Spaargaren</w:t>
      </w:r>
      <w:proofErr w:type="spellEnd"/>
      <w:r>
        <w:t xml:space="preserve">, Y. </w:t>
      </w:r>
      <w:proofErr w:type="spellStart"/>
      <w:r>
        <w:t>Mualem</w:t>
      </w:r>
      <w:proofErr w:type="spellEnd"/>
      <w:r>
        <w:t>, H. J. Morel‐</w:t>
      </w:r>
      <w:proofErr w:type="spellStart"/>
      <w:r>
        <w:t>Seytoux</w:t>
      </w:r>
      <w:proofErr w:type="spellEnd"/>
      <w:r>
        <w:t xml:space="preserve">, et al. 2008. “Classification of Soils: World Reference Base (WRB) for Soil Resources.” In </w:t>
      </w:r>
      <w:r>
        <w:rPr>
          <w:i/>
          <w:iCs/>
        </w:rPr>
        <w:t>Encyclopedia of Soil Science</w:t>
      </w:r>
      <w:r>
        <w:t xml:space="preserve">, edited by Ward </w:t>
      </w:r>
      <w:proofErr w:type="spellStart"/>
      <w:r>
        <w:t>Chesworth</w:t>
      </w:r>
      <w:proofErr w:type="spellEnd"/>
      <w:r>
        <w:t xml:space="preserve">, 120–22. Dordrecht: Springer Netherlands. </w:t>
      </w:r>
      <w:hyperlink r:id="rId32">
        <w:r>
          <w:rPr>
            <w:rStyle w:val="Hyperlink"/>
          </w:rPr>
          <w:t>https://doi.org/10.1007/978-1-4020-3995-9_104</w:t>
        </w:r>
      </w:hyperlink>
      <w:r>
        <w:t>.</w:t>
      </w:r>
    </w:p>
    <w:p w14:paraId="70D5EC33" w14:textId="77777777" w:rsidR="00623CAA" w:rsidRDefault="00CF2B15">
      <w:pPr>
        <w:pStyle w:val="Bibliography"/>
      </w:pPr>
      <w:bookmarkStart w:id="49" w:name="ref-Dale1989"/>
      <w:bookmarkEnd w:id="48"/>
      <w:r>
        <w:t xml:space="preserve">Dale, M. B., A. B. </w:t>
      </w:r>
      <w:proofErr w:type="spellStart"/>
      <w:r>
        <w:t>McBratney</w:t>
      </w:r>
      <w:proofErr w:type="spellEnd"/>
      <w:r>
        <w:t xml:space="preserve">, and J. S. Russell. 1989. “On the Role of Expert Systems and Numerical Taxonomy in Soil Classification.” </w:t>
      </w:r>
      <w:r>
        <w:rPr>
          <w:i/>
          <w:iCs/>
        </w:rPr>
        <w:t>Journal of Soil Science</w:t>
      </w:r>
      <w:r>
        <w:t xml:space="preserve"> 40 (2): 223–34. https://doi.org/</w:t>
      </w:r>
      <w:hyperlink r:id="rId33">
        <w:r>
          <w:rPr>
            <w:rStyle w:val="Hyperlink"/>
          </w:rPr>
          <w:t>https://doi.org/10.1111/j.1365-2389.1989.tb01268.x</w:t>
        </w:r>
      </w:hyperlink>
      <w:r>
        <w:t>.</w:t>
      </w:r>
    </w:p>
    <w:p w14:paraId="59D36620" w14:textId="77777777" w:rsidR="00623CAA" w:rsidRDefault="00CF2B15">
      <w:pPr>
        <w:pStyle w:val="Bibliography"/>
      </w:pPr>
      <w:bookmarkStart w:id="50" w:name="ref-data.table_pkg2021"/>
      <w:bookmarkEnd w:id="49"/>
      <w:proofErr w:type="spellStart"/>
      <w:r>
        <w:t>Dowle</w:t>
      </w:r>
      <w:proofErr w:type="spellEnd"/>
      <w:r>
        <w:t xml:space="preserve">, Matt, and Arun Srinivasan. 2021. </w:t>
      </w:r>
      <w:proofErr w:type="spellStart"/>
      <w:r>
        <w:rPr>
          <w:i/>
          <w:iCs/>
        </w:rPr>
        <w:t>Data.table</w:t>
      </w:r>
      <w:proofErr w:type="spellEnd"/>
      <w:r>
        <w:rPr>
          <w:i/>
          <w:iCs/>
        </w:rPr>
        <w:t>: Extension of ‘</w:t>
      </w:r>
      <w:proofErr w:type="spellStart"/>
      <w:r>
        <w:rPr>
          <w:i/>
          <w:iCs/>
        </w:rPr>
        <w:t>Data.frame</w:t>
      </w:r>
      <w:proofErr w:type="spellEnd"/>
      <w:r>
        <w:rPr>
          <w:i/>
          <w:iCs/>
        </w:rPr>
        <w:t>‘</w:t>
      </w:r>
      <w:r>
        <w:t xml:space="preserve">. </w:t>
      </w:r>
      <w:hyperlink r:id="rId34">
        <w:r>
          <w:rPr>
            <w:rStyle w:val="Hyperlink"/>
          </w:rPr>
          <w:t>https://CRAN.R-project.org/package=data.table</w:t>
        </w:r>
      </w:hyperlink>
      <w:r>
        <w:t>.</w:t>
      </w:r>
    </w:p>
    <w:p w14:paraId="1E01AE5F" w14:textId="77777777" w:rsidR="00623CAA" w:rsidRDefault="00CF2B15">
      <w:pPr>
        <w:pStyle w:val="Bibliography"/>
      </w:pPr>
      <w:bookmarkStart w:id="51" w:name="ref-munsellinterpol_pkg2021"/>
      <w:bookmarkEnd w:id="50"/>
      <w:r>
        <w:t xml:space="preserve">Gama, Jose, Paul Centore, and Glenn Davis. 2021. </w:t>
      </w:r>
      <w:proofErr w:type="spellStart"/>
      <w:r>
        <w:rPr>
          <w:i/>
          <w:iCs/>
        </w:rPr>
        <w:t>Munsellinterpol</w:t>
      </w:r>
      <w:proofErr w:type="spellEnd"/>
      <w:r>
        <w:rPr>
          <w:i/>
          <w:iCs/>
        </w:rPr>
        <w:t xml:space="preserve">: Interpolate Munsell </w:t>
      </w:r>
      <w:proofErr w:type="spellStart"/>
      <w:r>
        <w:rPr>
          <w:i/>
          <w:iCs/>
        </w:rPr>
        <w:t>Renotation</w:t>
      </w:r>
      <w:proofErr w:type="spellEnd"/>
      <w:r>
        <w:rPr>
          <w:i/>
          <w:iCs/>
        </w:rPr>
        <w:t xml:space="preserve"> Data from Hue/Chroma to CIE/RGB</w:t>
      </w:r>
      <w:r>
        <w:t xml:space="preserve">. </w:t>
      </w:r>
      <w:hyperlink r:id="rId35">
        <w:r>
          <w:rPr>
            <w:rStyle w:val="Hyperlink"/>
          </w:rPr>
          <w:t>https://CRAN.R-project.org/package=munsellinterpol</w:t>
        </w:r>
      </w:hyperlink>
      <w:r>
        <w:t>.</w:t>
      </w:r>
    </w:p>
    <w:p w14:paraId="418B36B2" w14:textId="77777777" w:rsidR="00623CAA" w:rsidRDefault="00CF2B15">
      <w:pPr>
        <w:pStyle w:val="Bibliography"/>
      </w:pPr>
      <w:bookmarkStart w:id="52" w:name="ref-Gower1971"/>
      <w:bookmarkEnd w:id="51"/>
      <w:r>
        <w:t xml:space="preserve">Gower, J. C. 1971. “A General Coefficient of Similarity and Some of Its Properties.” </w:t>
      </w:r>
      <w:r>
        <w:rPr>
          <w:i/>
          <w:iCs/>
        </w:rPr>
        <w:t>Biometrics</w:t>
      </w:r>
      <w:r>
        <w:t xml:space="preserve"> 27 (4): 857–71. </w:t>
      </w:r>
      <w:hyperlink r:id="rId36">
        <w:r>
          <w:rPr>
            <w:rStyle w:val="Hyperlink"/>
          </w:rPr>
          <w:t>http://www.jstor.org/stable/2528823</w:t>
        </w:r>
      </w:hyperlink>
      <w:r>
        <w:t>.</w:t>
      </w:r>
    </w:p>
    <w:p w14:paraId="14BE2FBF" w14:textId="77777777" w:rsidR="00623CAA" w:rsidRDefault="00CF2B15">
      <w:pPr>
        <w:pStyle w:val="Bibliography"/>
      </w:pPr>
      <w:bookmarkStart w:id="53" w:name="ref-Singh_et_al_2015"/>
      <w:bookmarkEnd w:id="52"/>
      <w:proofErr w:type="spellStart"/>
      <w:r>
        <w:t>Gurbir</w:t>
      </w:r>
      <w:proofErr w:type="spellEnd"/>
      <w:r>
        <w:t xml:space="preserve"> Singh, Keith W. </w:t>
      </w:r>
      <w:proofErr w:type="spellStart"/>
      <w:r>
        <w:t>Goyne</w:t>
      </w:r>
      <w:proofErr w:type="spellEnd"/>
      <w:r>
        <w:t xml:space="preserve">, and John M. </w:t>
      </w:r>
      <w:proofErr w:type="spellStart"/>
      <w:r>
        <w:t>Kabrick</w:t>
      </w:r>
      <w:proofErr w:type="spellEnd"/>
      <w:r>
        <w:t xml:space="preserve">. 2015. “Determinants of Total and Available Phosphorus in Forested </w:t>
      </w:r>
      <w:proofErr w:type="spellStart"/>
      <w:r>
        <w:t>Alfisols</w:t>
      </w:r>
      <w:proofErr w:type="spellEnd"/>
      <w:r>
        <w:t xml:space="preserve"> and </w:t>
      </w:r>
      <w:proofErr w:type="spellStart"/>
      <w:r>
        <w:t>Ultisols</w:t>
      </w:r>
      <w:proofErr w:type="spellEnd"/>
      <w:r>
        <w:t xml:space="preserve"> of the Ozark Highlands, USA.” </w:t>
      </w:r>
      <w:proofErr w:type="spellStart"/>
      <w:r>
        <w:rPr>
          <w:i/>
          <w:iCs/>
        </w:rPr>
        <w:t>Geoderma</w:t>
      </w:r>
      <w:proofErr w:type="spellEnd"/>
      <w:r>
        <w:rPr>
          <w:i/>
          <w:iCs/>
        </w:rPr>
        <w:t xml:space="preserve"> Regional</w:t>
      </w:r>
      <w:r>
        <w:t xml:space="preserve"> 5: 117–26.</w:t>
      </w:r>
    </w:p>
    <w:p w14:paraId="5F3A6722" w14:textId="77777777" w:rsidR="00623CAA" w:rsidRDefault="00CF2B15">
      <w:pPr>
        <w:pStyle w:val="Bibliography"/>
      </w:pPr>
      <w:bookmarkStart w:id="54" w:name="ref-harden1982"/>
      <w:bookmarkEnd w:id="53"/>
      <w:r>
        <w:t xml:space="preserve">Harden, Jennifer W. 1982. “A Quantitative Index of Soil Development from Field Descriptions: Examples from a </w:t>
      </w:r>
      <w:proofErr w:type="spellStart"/>
      <w:r>
        <w:t>Chronosequence</w:t>
      </w:r>
      <w:proofErr w:type="spellEnd"/>
      <w:r>
        <w:t xml:space="preserve"> in Central California.” </w:t>
      </w:r>
      <w:proofErr w:type="spellStart"/>
      <w:r>
        <w:rPr>
          <w:i/>
          <w:iCs/>
        </w:rPr>
        <w:t>Geoderma</w:t>
      </w:r>
      <w:proofErr w:type="spellEnd"/>
      <w:r>
        <w:t xml:space="preserve"> 28 (1): 1–28. https://doi.org/</w:t>
      </w:r>
      <w:hyperlink r:id="rId37">
        <w:r>
          <w:rPr>
            <w:rStyle w:val="Hyperlink"/>
          </w:rPr>
          <w:t>https://doi.org/10.1016/0016-7061(82)90037-4</w:t>
        </w:r>
      </w:hyperlink>
      <w:r>
        <w:t>.</w:t>
      </w:r>
    </w:p>
    <w:p w14:paraId="5E937EC2" w14:textId="77777777" w:rsidR="00623CAA" w:rsidRDefault="00CF2B15">
      <w:pPr>
        <w:pStyle w:val="Bibliography"/>
      </w:pPr>
      <w:bookmarkStart w:id="55" w:name="ref-harradine1963"/>
      <w:bookmarkEnd w:id="54"/>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56" w:name="ref-raster_pkg2021"/>
      <w:bookmarkEnd w:id="55"/>
      <w:proofErr w:type="spellStart"/>
      <w:r>
        <w:t>Hijmans</w:t>
      </w:r>
      <w:proofErr w:type="spellEnd"/>
      <w:r>
        <w:t xml:space="preserve">, Robert J. 2021. </w:t>
      </w:r>
      <w:r>
        <w:rPr>
          <w:i/>
          <w:iCs/>
        </w:rPr>
        <w:t>Raster: Geographic Data Analysis and Modeling</w:t>
      </w:r>
      <w:r>
        <w:t xml:space="preserve">. </w:t>
      </w:r>
      <w:hyperlink r:id="rId38">
        <w:r>
          <w:rPr>
            <w:rStyle w:val="Hyperlink"/>
          </w:rPr>
          <w:t>https://CRAN.R-project.org/package=raster</w:t>
        </w:r>
      </w:hyperlink>
      <w:r>
        <w:t>.</w:t>
      </w:r>
    </w:p>
    <w:p w14:paraId="5B1E345D" w14:textId="77777777" w:rsidR="00623CAA" w:rsidRDefault="00CF2B15">
      <w:pPr>
        <w:pStyle w:val="Bibliography"/>
      </w:pPr>
      <w:bookmarkStart w:id="57" w:name="ref-Hole1960"/>
      <w:bookmarkEnd w:id="56"/>
      <w:r>
        <w:t xml:space="preserve">Hole, F. D., and M. </w:t>
      </w:r>
      <w:proofErr w:type="spellStart"/>
      <w:r>
        <w:t>Hironaka</w:t>
      </w:r>
      <w:proofErr w:type="spellEnd"/>
      <w:r>
        <w:t xml:space="preserve">.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58" w:name="ref-Hudson1992"/>
      <w:bookmarkEnd w:id="57"/>
      <w:r>
        <w:t xml:space="preserve">Hudson, B. D. 1992. “The Soil Survey as Paradigm-Based Science.” </w:t>
      </w:r>
      <w:r>
        <w:rPr>
          <w:i/>
          <w:iCs/>
        </w:rPr>
        <w:t>Soil Science Society of America Journal</w:t>
      </w:r>
      <w:r>
        <w:t xml:space="preserve"> 56: 836–41.</w:t>
      </w:r>
    </w:p>
    <w:p w14:paraId="113B0004" w14:textId="50C05DF2" w:rsidR="00623CAA" w:rsidRDefault="00CF2B15">
      <w:pPr>
        <w:pStyle w:val="Bibliography"/>
      </w:pPr>
      <w:bookmarkStart w:id="59" w:name="ref-hurst1997"/>
      <w:bookmarkEnd w:id="58"/>
      <w:r>
        <w:t>H</w:t>
      </w:r>
      <w:r w:rsidR="00A76FA4">
        <w:t>urst</w:t>
      </w:r>
      <w:r>
        <w:t>, V</w:t>
      </w:r>
      <w:r w:rsidR="00A76FA4">
        <w:t>ernon</w:t>
      </w:r>
      <w:r>
        <w:t xml:space="preserve"> J. 1977. “Visual estimation of iron in saprolite.” </w:t>
      </w:r>
      <w:r>
        <w:rPr>
          <w:i/>
          <w:iCs/>
        </w:rPr>
        <w:t>GSA Bulletin</w:t>
      </w:r>
      <w:r>
        <w:t xml:space="preserve"> 88 (2): 174–76. </w:t>
      </w:r>
      <w:hyperlink r:id="rId39">
        <w:r>
          <w:rPr>
            <w:rStyle w:val="Hyperlink"/>
          </w:rPr>
          <w:t>https://doi.org/10.1130/0016-7606(1977)88&lt;174:VEOIIS&gt;2.0.CO;2</w:t>
        </w:r>
      </w:hyperlink>
      <w:r>
        <w:t>.</w:t>
      </w:r>
    </w:p>
    <w:p w14:paraId="1F7C4D75" w14:textId="77777777" w:rsidR="00623CAA" w:rsidRDefault="00CF2B15">
      <w:pPr>
        <w:pStyle w:val="Bibliography"/>
      </w:pPr>
      <w:bookmarkStart w:id="60" w:name="ref-Lutz_et_al2010"/>
      <w:bookmarkEnd w:id="59"/>
      <w:r>
        <w:lastRenderedPageBreak/>
        <w:t xml:space="preserve">James A Lutz, Jerry F Franklin, Jan W Van </w:t>
      </w:r>
      <w:proofErr w:type="spellStart"/>
      <w:r>
        <w:t>Wagtendonk</w:t>
      </w:r>
      <w:proofErr w:type="spellEnd"/>
      <w:r>
        <w:t xml:space="preserve">. 2010. “Climatic Water Deficit, Tree Species Ranges, and Climate Change in Yosemite National Park.” </w:t>
      </w:r>
      <w:r>
        <w:rPr>
          <w:i/>
          <w:iCs/>
        </w:rPr>
        <w:t>Journal of Biogeography</w:t>
      </w:r>
      <w:r>
        <w:t xml:space="preserve"> 37 (5): 936–50.</w:t>
      </w:r>
    </w:p>
    <w:p w14:paraId="7EB43739" w14:textId="77777777" w:rsidR="00623CAA" w:rsidRDefault="00CF2B15">
      <w:pPr>
        <w:pStyle w:val="Bibliography"/>
      </w:pPr>
      <w:bookmarkStart w:id="61" w:name="ref-Jenny1941Factors"/>
      <w:bookmarkEnd w:id="60"/>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62" w:name="ref-kabrick_et_al_2008"/>
      <w:bookmarkEnd w:id="61"/>
      <w:proofErr w:type="spellStart"/>
      <w:r>
        <w:t>Kabrick</w:t>
      </w:r>
      <w:proofErr w:type="spellEnd"/>
      <w:r>
        <w:t xml:space="preserve">, John M., Daniel C. Dey, Randy G. Jensen, and Michael </w:t>
      </w:r>
      <w:proofErr w:type="spellStart"/>
      <w:r>
        <w:t>Wallendorf</w:t>
      </w:r>
      <w:proofErr w:type="spellEnd"/>
      <w:r>
        <w:t xml:space="preserve">. 2008. “The Role of Environmental Factors in Oak Decline and Mortality in the Ozark Highlands.” </w:t>
      </w:r>
      <w:r>
        <w:rPr>
          <w:i/>
          <w:iCs/>
        </w:rPr>
        <w:t>Forest Ecology and Management</w:t>
      </w:r>
      <w:r>
        <w:t xml:space="preserve"> 255: 1409–17.</w:t>
      </w:r>
    </w:p>
    <w:p w14:paraId="36F4DDAB" w14:textId="502609A3" w:rsidR="00623CAA" w:rsidRDefault="0077223B">
      <w:pPr>
        <w:pStyle w:val="Bibliography"/>
      </w:pPr>
      <w:bookmarkStart w:id="63" w:name="ref-kabrick_et_al_2011"/>
      <w:bookmarkEnd w:id="62"/>
      <w:proofErr w:type="spellStart"/>
      <w:r>
        <w:t>Kabrick</w:t>
      </w:r>
      <w:proofErr w:type="spellEnd"/>
      <w:r>
        <w:t xml:space="preserve">, John M., Daniel C. Dey, Randy G. Jensen, and Michael </w:t>
      </w:r>
      <w:proofErr w:type="spellStart"/>
      <w:r>
        <w:t>Wallendorf</w:t>
      </w:r>
      <w:proofErr w:type="spellEnd"/>
      <w:r>
        <w:t xml:space="preserve">. </w:t>
      </w:r>
      <w:r w:rsidR="00CF2B15">
        <w:t xml:space="preserve">2011. “Landscape Determinants of Exchangeable Calcium and Magnesium in Ozark Highland Forest Soils.” </w:t>
      </w:r>
      <w:r w:rsidR="00CF2B15">
        <w:rPr>
          <w:i/>
          <w:iCs/>
        </w:rPr>
        <w:t>Soil Sci. Soc. Am. J.</w:t>
      </w:r>
      <w:r w:rsidR="00CF2B15">
        <w:t xml:space="preserve"> 75: 164–80.</w:t>
      </w:r>
    </w:p>
    <w:p w14:paraId="6AE8C295" w14:textId="77777777" w:rsidR="00623CAA" w:rsidRDefault="00CF2B15">
      <w:pPr>
        <w:pStyle w:val="Bibliography"/>
      </w:pPr>
      <w:bookmarkStart w:id="64" w:name="ref-Kaufman2005"/>
      <w:bookmarkEnd w:id="63"/>
      <w:r>
        <w:t xml:space="preserve">Kaufman, Leonard, and Peter J. </w:t>
      </w:r>
      <w:proofErr w:type="spellStart"/>
      <w:r>
        <w:t>Rousseeuw</w:t>
      </w:r>
      <w:proofErr w:type="spellEnd"/>
      <w:r>
        <w:t xml:space="preserve">, eds. 2005. </w:t>
      </w:r>
      <w:r>
        <w:rPr>
          <w:i/>
          <w:iCs/>
        </w:rPr>
        <w:t>Finding Groups in Data</w:t>
      </w:r>
      <w:r>
        <w:t xml:space="preserve">. Wiley Series in Probability and Statistics. Hoboken, NJ, USA: John Wiley &amp; Sons, Inc. </w:t>
      </w:r>
      <w:hyperlink r:id="rId40">
        <w:r>
          <w:rPr>
            <w:rStyle w:val="Hyperlink"/>
          </w:rPr>
          <w:t>https://doi.org/10.1002/9780470316801</w:t>
        </w:r>
      </w:hyperlink>
      <w:r>
        <w:t>.</w:t>
      </w:r>
    </w:p>
    <w:p w14:paraId="7E7DC9AF" w14:textId="77777777" w:rsidR="00623CAA" w:rsidRDefault="00CF2B15">
      <w:pPr>
        <w:pStyle w:val="Bibliography"/>
      </w:pPr>
      <w:bookmarkStart w:id="65" w:name="ref-Liles2013"/>
      <w:bookmarkEnd w:id="64"/>
      <w:r>
        <w:t xml:space="preserve">Liles, G. C., D. E. Beaudette, A. T. </w:t>
      </w:r>
      <w:proofErr w:type="spellStart"/>
      <w:r>
        <w:t>O’Geen</w:t>
      </w:r>
      <w:proofErr w:type="spellEnd"/>
      <w:r>
        <w:t xml:space="preserve">, and W. R. Horwath. 2013. “Developing Predictive Soil </w:t>
      </w:r>
      <w:proofErr w:type="gramStart"/>
      <w:r>
        <w:t>c</w:t>
      </w:r>
      <w:proofErr w:type="gramEnd"/>
      <w:r>
        <w:t xml:space="preserve"> Models for Soils Using Quantitative Color Measurements.” </w:t>
      </w:r>
      <w:r>
        <w:rPr>
          <w:i/>
          <w:iCs/>
        </w:rPr>
        <w:t>Soil Science Society of America Journal</w:t>
      </w:r>
      <w:r>
        <w:t xml:space="preserve"> 77. </w:t>
      </w:r>
      <w:hyperlink r:id="rId41">
        <w:r>
          <w:rPr>
            <w:rStyle w:val="Hyperlink"/>
          </w:rPr>
          <w:t>https://doi.org/10.2136/sssaj2013.02.0057</w:t>
        </w:r>
      </w:hyperlink>
      <w:r>
        <w:t>.</w:t>
      </w:r>
    </w:p>
    <w:p w14:paraId="3AAF2CA5" w14:textId="77777777" w:rsidR="00623CAA" w:rsidRDefault="00CF2B15">
      <w:pPr>
        <w:pStyle w:val="Bibliography"/>
      </w:pPr>
      <w:bookmarkStart w:id="66" w:name="ref-cluster_pkg2021"/>
      <w:bookmarkEnd w:id="65"/>
      <w:proofErr w:type="spellStart"/>
      <w:r>
        <w:t>Maechler</w:t>
      </w:r>
      <w:proofErr w:type="spellEnd"/>
      <w:r>
        <w:t xml:space="preserve">, Martin, Peter </w:t>
      </w:r>
      <w:proofErr w:type="spellStart"/>
      <w:r>
        <w:t>Rousseeuw</w:t>
      </w:r>
      <w:proofErr w:type="spellEnd"/>
      <w:r>
        <w:t xml:space="preserve">, Anja </w:t>
      </w:r>
      <w:proofErr w:type="spellStart"/>
      <w:r>
        <w:t>Struyf</w:t>
      </w:r>
      <w:proofErr w:type="spellEnd"/>
      <w:r>
        <w:t xml:space="preserve">, Mia Hubert, and Kurt </w:t>
      </w:r>
      <w:proofErr w:type="spellStart"/>
      <w:r>
        <w:t>Hornik</w:t>
      </w:r>
      <w:proofErr w:type="spellEnd"/>
      <w:r>
        <w:t xml:space="preserve">. 2021. </w:t>
      </w:r>
      <w:r>
        <w:rPr>
          <w:i/>
          <w:iCs/>
        </w:rPr>
        <w:t>Cluster: Cluster Analysis Basics and Extensions</w:t>
      </w:r>
      <w:r>
        <w:t xml:space="preserve">. </w:t>
      </w:r>
      <w:hyperlink r:id="rId42">
        <w:r>
          <w:rPr>
            <w:rStyle w:val="Hyperlink"/>
          </w:rPr>
          <w:t>https://CRAN.R-project.org/package=cluster</w:t>
        </w:r>
      </w:hyperlink>
      <w:r>
        <w:t>.</w:t>
      </w:r>
    </w:p>
    <w:p w14:paraId="6D508956" w14:textId="77777777" w:rsidR="00623CAA" w:rsidRDefault="00CF2B15">
      <w:pPr>
        <w:pStyle w:val="Bibliography"/>
      </w:pPr>
      <w:bookmarkStart w:id="67" w:name="ref-Marcus1998"/>
      <w:bookmarkEnd w:id="66"/>
      <w:r>
        <w:t xml:space="preserve">Marcus, R. T. 1998. “The Measurement of Color.” In </w:t>
      </w:r>
      <w:r>
        <w:rPr>
          <w:i/>
          <w:iCs/>
        </w:rPr>
        <w:t xml:space="preserve">Color for Science, </w:t>
      </w:r>
      <w:proofErr w:type="gramStart"/>
      <w:r>
        <w:rPr>
          <w:i/>
          <w:iCs/>
        </w:rPr>
        <w:t>Art</w:t>
      </w:r>
      <w:proofErr w:type="gramEnd"/>
      <w:r>
        <w:rPr>
          <w:i/>
          <w:iCs/>
        </w:rPr>
        <w:t xml:space="preserve"> and Technology</w:t>
      </w:r>
      <w:r>
        <w:t xml:space="preserve">, edited by K. Nassau, 31–96. </w:t>
      </w:r>
      <w:proofErr w:type="spellStart"/>
      <w:r>
        <w:t>Elsivier</w:t>
      </w:r>
      <w:proofErr w:type="spellEnd"/>
      <w:r>
        <w:t>.</w:t>
      </w:r>
    </w:p>
    <w:p w14:paraId="45B18873" w14:textId="77777777" w:rsidR="00623CAA" w:rsidRDefault="00CF2B15">
      <w:pPr>
        <w:pStyle w:val="Bibliography"/>
      </w:pPr>
      <w:bookmarkStart w:id="68" w:name="ref-Maynard_et_al_2020"/>
      <w:bookmarkEnd w:id="67"/>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43">
        <w:r>
          <w:rPr>
            <w:rStyle w:val="Hyperlink"/>
          </w:rPr>
          <w:t>https://doi.org/10.1002/saj2.20119</w:t>
        </w:r>
      </w:hyperlink>
      <w:r>
        <w:t>.</w:t>
      </w:r>
    </w:p>
    <w:p w14:paraId="46CC864F" w14:textId="77777777" w:rsidR="00623CAA" w:rsidRDefault="00CF2B15">
      <w:pPr>
        <w:pStyle w:val="Bibliography"/>
      </w:pPr>
      <w:bookmarkStart w:id="69" w:name="ref-soiltexture_pkg2018"/>
      <w:bookmarkEnd w:id="68"/>
      <w:proofErr w:type="spellStart"/>
      <w:r>
        <w:t>Moeys</w:t>
      </w:r>
      <w:proofErr w:type="spellEnd"/>
      <w:r>
        <w:t xml:space="preserve">, Julien. 2018. </w:t>
      </w:r>
      <w:proofErr w:type="spellStart"/>
      <w:r>
        <w:rPr>
          <w:i/>
          <w:iCs/>
        </w:rPr>
        <w:t>Soiltexture</w:t>
      </w:r>
      <w:proofErr w:type="spellEnd"/>
      <w:r>
        <w:rPr>
          <w:i/>
          <w:iCs/>
        </w:rPr>
        <w:t>: Functions for Soil Texture Plot, Classification and Transformation</w:t>
      </w:r>
      <w:r>
        <w:t xml:space="preserve">. </w:t>
      </w:r>
      <w:hyperlink r:id="rId44">
        <w:r>
          <w:rPr>
            <w:rStyle w:val="Hyperlink"/>
          </w:rPr>
          <w:t>https://CRAN.R-project.org/package=soiltexture</w:t>
        </w:r>
      </w:hyperlink>
      <w:r>
        <w:t>.</w:t>
      </w:r>
    </w:p>
    <w:p w14:paraId="2F495912" w14:textId="77777777" w:rsidR="00623CAA" w:rsidRDefault="00CF2B15">
      <w:pPr>
        <w:pStyle w:val="Bibliography"/>
      </w:pPr>
      <w:bookmarkStart w:id="70" w:name="ref-Moore1972"/>
      <w:bookmarkEnd w:id="69"/>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71" w:name="ref-Munsell1947"/>
      <w:bookmarkEnd w:id="70"/>
      <w:r>
        <w:t xml:space="preserve">Munsell, A. H. 1947. </w:t>
      </w:r>
      <w:r>
        <w:rPr>
          <w:i/>
          <w:iCs/>
        </w:rPr>
        <w:t>A Color Notation</w:t>
      </w:r>
      <w:r>
        <w:t>. 10th ed. Munsell Color Company, Inc.</w:t>
      </w:r>
    </w:p>
    <w:p w14:paraId="6A1D7734" w14:textId="77777777" w:rsidR="00623CAA" w:rsidRDefault="00CF2B15">
      <w:pPr>
        <w:pStyle w:val="Bibliography"/>
      </w:pPr>
      <w:bookmarkStart w:id="72" w:name="ref-tibble_pkg2021"/>
      <w:bookmarkEnd w:id="71"/>
      <w:r>
        <w:t xml:space="preserve">Müller, Kirill, and Hadley Wickham. 2021. </w:t>
      </w:r>
      <w:r>
        <w:rPr>
          <w:i/>
          <w:iCs/>
        </w:rPr>
        <w:t>Tibble: Simple Data Frames</w:t>
      </w:r>
      <w:r>
        <w:t xml:space="preserve">. </w:t>
      </w:r>
      <w:hyperlink r:id="rId45">
        <w:r>
          <w:rPr>
            <w:rStyle w:val="Hyperlink"/>
          </w:rPr>
          <w:t>https://CRAN.R-project.org/package=tibble</w:t>
        </w:r>
      </w:hyperlink>
      <w:r>
        <w:t>.</w:t>
      </w:r>
    </w:p>
    <w:p w14:paraId="0773057F" w14:textId="77777777" w:rsidR="00623CAA" w:rsidRDefault="00CF2B15">
      <w:pPr>
        <w:pStyle w:val="Bibliography"/>
      </w:pPr>
      <w:bookmarkStart w:id="73" w:name="ref-meyers2011"/>
      <w:bookmarkEnd w:id="72"/>
      <w:r>
        <w:t xml:space="preserve">Myers, D. Brenton, Newell R. Kitchen, Kenneth A. Sudduth, Randall J. Miles, E. John Sadler, and Sabine Grunwald. 2011. “Peak Functions for Modeling High Resolution Soil Profile </w:t>
      </w:r>
      <w:r>
        <w:lastRenderedPageBreak/>
        <w:t xml:space="preserve">Data.” </w:t>
      </w:r>
      <w:proofErr w:type="spellStart"/>
      <w:r>
        <w:rPr>
          <w:i/>
          <w:iCs/>
        </w:rPr>
        <w:t>Geoderma</w:t>
      </w:r>
      <w:proofErr w:type="spellEnd"/>
      <w:r>
        <w:t xml:space="preserve"> 166 (1): 74–83. https://doi.org/</w:t>
      </w:r>
      <w:hyperlink r:id="rId46">
        <w:r>
          <w:rPr>
            <w:rStyle w:val="Hyperlink"/>
          </w:rPr>
          <w:t>https://doi.org/10.1016/j.geoderma.2011.07.014</w:t>
        </w:r>
      </w:hyperlink>
      <w:r>
        <w:t>.</w:t>
      </w:r>
    </w:p>
    <w:p w14:paraId="62A6996C" w14:textId="77777777" w:rsidR="00623CAA" w:rsidRDefault="00CF2B15">
      <w:pPr>
        <w:pStyle w:val="Bibliography"/>
      </w:pPr>
      <w:bookmarkStart w:id="74" w:name="ref-mpspline2_pkg2020"/>
      <w:bookmarkEnd w:id="73"/>
      <w:r>
        <w:t xml:space="preserve">O’Brien, Lauren. 2020. </w:t>
      </w:r>
      <w:r>
        <w:rPr>
          <w:i/>
          <w:iCs/>
        </w:rPr>
        <w:t>Mpspline2: Mass-Preserving Spline Functions for Soil Data</w:t>
      </w:r>
      <w:r>
        <w:t xml:space="preserve">. </w:t>
      </w:r>
      <w:hyperlink r:id="rId47">
        <w:r>
          <w:rPr>
            <w:rStyle w:val="Hyperlink"/>
          </w:rPr>
          <w:t>https://CRAN.R-project.org/package=mpspline2</w:t>
        </w:r>
      </w:hyperlink>
      <w:r>
        <w:t>.</w:t>
      </w:r>
    </w:p>
    <w:p w14:paraId="2C58BE98" w14:textId="77777777" w:rsidR="00623CAA" w:rsidRDefault="00CF2B15">
      <w:pPr>
        <w:pStyle w:val="Bibliography"/>
      </w:pPr>
      <w:bookmarkStart w:id="75" w:name="ref-soilweb2017"/>
      <w:bookmarkEnd w:id="74"/>
      <w:proofErr w:type="spellStart"/>
      <w:r>
        <w:t>O’Geen</w:t>
      </w:r>
      <w:proofErr w:type="spellEnd"/>
      <w:r>
        <w:t>, A., M. Walkinshaw, and D. Beaudette. 2017. “</w:t>
      </w:r>
      <w:proofErr w:type="spellStart"/>
      <w:r>
        <w:t>SoilWeb</w:t>
      </w:r>
      <w:proofErr w:type="spellEnd"/>
      <w:r>
        <w:t xml:space="preserve">: A Multifaceted Interface to Soil Survey Information.” </w:t>
      </w:r>
      <w:r>
        <w:rPr>
          <w:i/>
          <w:iCs/>
        </w:rPr>
        <w:t>Soil Science Society of America Journal</w:t>
      </w:r>
      <w:r>
        <w:t xml:space="preserve"> 81. </w:t>
      </w:r>
      <w:hyperlink r:id="rId48">
        <w:r>
          <w:rPr>
            <w:rStyle w:val="Hyperlink"/>
          </w:rPr>
          <w:t>https://doi.org/10.2136/sssaj2016.11.0386n</w:t>
        </w:r>
      </w:hyperlink>
      <w:r>
        <w:t>.</w:t>
      </w:r>
    </w:p>
    <w:p w14:paraId="63949872" w14:textId="77777777" w:rsidR="00623CAA" w:rsidRDefault="00CF2B15">
      <w:pPr>
        <w:pStyle w:val="Bibliography"/>
      </w:pPr>
      <w:bookmarkStart w:id="76" w:name="ref-Pebesma2018_sf_pkg"/>
      <w:bookmarkEnd w:id="75"/>
      <w:proofErr w:type="spellStart"/>
      <w:r>
        <w:t>Pebesma</w:t>
      </w:r>
      <w:proofErr w:type="spellEnd"/>
      <w:r>
        <w:t xml:space="preserve">, </w:t>
      </w:r>
      <w:proofErr w:type="spellStart"/>
      <w:r>
        <w:t>Edzer</w:t>
      </w:r>
      <w:proofErr w:type="spellEnd"/>
      <w:r>
        <w:t xml:space="preserve">. 2018. “Simple Features for R: Standardized Support for Spatial Vector Data.” </w:t>
      </w:r>
      <w:r>
        <w:rPr>
          <w:i/>
          <w:iCs/>
        </w:rPr>
        <w:t>The R Journal</w:t>
      </w:r>
      <w:r>
        <w:t xml:space="preserve"> 10 (1): 439–46. </w:t>
      </w:r>
      <w:hyperlink r:id="rId49">
        <w:r>
          <w:rPr>
            <w:rStyle w:val="Hyperlink"/>
          </w:rPr>
          <w:t>https://doi.org/10.32614/RJ-2018-009</w:t>
        </w:r>
      </w:hyperlink>
      <w:r>
        <w:t>.</w:t>
      </w:r>
    </w:p>
    <w:p w14:paraId="56A93557" w14:textId="77777777" w:rsidR="00623CAA" w:rsidRDefault="00CF2B15">
      <w:pPr>
        <w:pStyle w:val="Bibliography"/>
      </w:pPr>
      <w:bookmarkStart w:id="77" w:name="ref-farver_pkg2021"/>
      <w:bookmarkEnd w:id="76"/>
      <w:r>
        <w:t xml:space="preserve">Pedersen, Thomas Lin, </w:t>
      </w:r>
      <w:proofErr w:type="spellStart"/>
      <w:r>
        <w:t>Berendea</w:t>
      </w:r>
      <w:proofErr w:type="spellEnd"/>
      <w:r>
        <w:t xml:space="preserve"> Nicolae, and Romain François. 2021. </w:t>
      </w:r>
      <w:proofErr w:type="spellStart"/>
      <w:r>
        <w:rPr>
          <w:i/>
          <w:iCs/>
        </w:rPr>
        <w:t>Farver</w:t>
      </w:r>
      <w:proofErr w:type="spellEnd"/>
      <w:r>
        <w:rPr>
          <w:i/>
          <w:iCs/>
        </w:rPr>
        <w:t xml:space="preserve">: High Performance </w:t>
      </w:r>
      <w:proofErr w:type="spellStart"/>
      <w:r>
        <w:rPr>
          <w:i/>
          <w:iCs/>
        </w:rPr>
        <w:t>Colour</w:t>
      </w:r>
      <w:proofErr w:type="spellEnd"/>
      <w:r>
        <w:rPr>
          <w:i/>
          <w:iCs/>
        </w:rPr>
        <w:t xml:space="preserve"> Space Manipulation</w:t>
      </w:r>
      <w:r>
        <w:t xml:space="preserve">. </w:t>
      </w:r>
      <w:hyperlink r:id="rId50">
        <w:r>
          <w:rPr>
            <w:rStyle w:val="Hyperlink"/>
          </w:rPr>
          <w:t>https://CRAN.R-project.org/package=farver</w:t>
        </w:r>
      </w:hyperlink>
      <w:r>
        <w:t>.</w:t>
      </w:r>
    </w:p>
    <w:p w14:paraId="347021F9" w14:textId="77777777" w:rsidR="00623CAA" w:rsidRDefault="00CF2B15">
      <w:pPr>
        <w:pStyle w:val="Bibliography"/>
      </w:pPr>
      <w:bookmarkStart w:id="78" w:name="ref-R"/>
      <w:bookmarkEnd w:id="77"/>
      <w:r>
        <w:t xml:space="preserve">R Core Team. 2022. </w:t>
      </w:r>
      <w:r>
        <w:rPr>
          <w:i/>
          <w:iCs/>
        </w:rPr>
        <w:t>R: A Language and Environment for Statistical Computing</w:t>
      </w:r>
      <w:r>
        <w:t xml:space="preserve">. Vienna, Austria: R Foundation for Statistical Computing. </w:t>
      </w:r>
      <w:hyperlink r:id="rId51">
        <w:r>
          <w:rPr>
            <w:rStyle w:val="Hyperlink"/>
          </w:rPr>
          <w:t>http://www.R-project.org/</w:t>
        </w:r>
      </w:hyperlink>
      <w:r>
        <w:t>.</w:t>
      </w:r>
    </w:p>
    <w:p w14:paraId="4CD41F5A" w14:textId="77777777" w:rsidR="00623CAA" w:rsidRDefault="00CF2B15">
      <w:pPr>
        <w:pStyle w:val="Bibliography"/>
      </w:pPr>
      <w:bookmarkStart w:id="79" w:name="ref-Rayner1966"/>
      <w:bookmarkEnd w:id="78"/>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80" w:name="ref-Roecker2016"/>
      <w:bookmarkEnd w:id="79"/>
      <w:r>
        <w:t xml:space="preserve">Roecker, Stephen, Jay Skovlin, Dylan Beaudette, and Skye Wills. 2016. “Digital Summaries of Pedon Descriptions.” In </w:t>
      </w:r>
      <w:r>
        <w:rPr>
          <w:i/>
          <w:iCs/>
        </w:rPr>
        <w:t>Digital Soil Morphometrics</w:t>
      </w:r>
      <w:r>
        <w:t xml:space="preserve">, edited by Alfred E. </w:t>
      </w:r>
      <w:proofErr w:type="spellStart"/>
      <w:r>
        <w:t>Hartemink</w:t>
      </w:r>
      <w:proofErr w:type="spellEnd"/>
      <w:r>
        <w:t xml:space="preserve"> and Budiman </w:t>
      </w:r>
      <w:proofErr w:type="spellStart"/>
      <w:r>
        <w:t>Minasny</w:t>
      </w:r>
      <w:proofErr w:type="spellEnd"/>
      <w:r>
        <w:t xml:space="preserve">, 267–79. Springer International Publishing. </w:t>
      </w:r>
      <w:hyperlink r:id="rId52">
        <w:r>
          <w:rPr>
            <w:rStyle w:val="Hyperlink"/>
          </w:rPr>
          <w:t>https://doi.org/10.1007/978-3-319-28295-4_17</w:t>
        </w:r>
      </w:hyperlink>
      <w:r>
        <w:t>.</w:t>
      </w:r>
    </w:p>
    <w:p w14:paraId="6DF6AB22" w14:textId="77777777" w:rsidR="00623CAA" w:rsidRDefault="00CF2B15">
      <w:pPr>
        <w:pStyle w:val="Bibliography"/>
      </w:pPr>
      <w:bookmarkStart w:id="81" w:name="ref-Sarkar1966"/>
      <w:bookmarkEnd w:id="80"/>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82" w:name="ref-Scheinost1999"/>
      <w:bookmarkEnd w:id="81"/>
      <w:proofErr w:type="spellStart"/>
      <w:r>
        <w:t>Scheinost</w:t>
      </w:r>
      <w:proofErr w:type="spellEnd"/>
      <w:r>
        <w:t xml:space="preserve">, A. C., and U. </w:t>
      </w:r>
      <w:proofErr w:type="spellStart"/>
      <w:r>
        <w:t>Schwertmann</w:t>
      </w:r>
      <w:proofErr w:type="spellEnd"/>
      <w:r>
        <w:t xml:space="preserve">. 1999. “Color Identification of Iron Oxides and </w:t>
      </w:r>
      <w:proofErr w:type="spellStart"/>
      <w:r>
        <w:t>Hydroxysulfates</w:t>
      </w:r>
      <w:proofErr w:type="spellEnd"/>
      <w:r>
        <w:t xml:space="preserve">: Use and Limitations.” </w:t>
      </w:r>
      <w:r>
        <w:rPr>
          <w:i/>
          <w:iCs/>
        </w:rPr>
        <w:t>Soil Sci Soc Am J</w:t>
      </w:r>
      <w:r>
        <w:t xml:space="preserve"> 63 (5): 1463–71. </w:t>
      </w:r>
      <w:hyperlink r:id="rId53">
        <w:r>
          <w:rPr>
            <w:rStyle w:val="Hyperlink"/>
          </w:rPr>
          <w:t>http://soil.scijournals.org/cgi/content/abstract/soilsci;63/5/1463</w:t>
        </w:r>
      </w:hyperlink>
      <w:r>
        <w:t>.</w:t>
      </w:r>
    </w:p>
    <w:p w14:paraId="263ED62C" w14:textId="77777777" w:rsidR="00623CAA" w:rsidRDefault="00CF2B15">
      <w:pPr>
        <w:pStyle w:val="Bibliography"/>
      </w:pPr>
      <w:bookmarkStart w:id="83" w:name="ref-FieldBookv3"/>
      <w:bookmarkEnd w:id="82"/>
      <w:proofErr w:type="spellStart"/>
      <w:r>
        <w:t>Schoeneberger</w:t>
      </w:r>
      <w:proofErr w:type="spellEnd"/>
      <w:r>
        <w:t xml:space="preserve">,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84" w:name="ref-Schwertmann1993"/>
      <w:bookmarkEnd w:id="83"/>
      <w:proofErr w:type="spellStart"/>
      <w:r>
        <w:t>Schwertmann</w:t>
      </w:r>
      <w:proofErr w:type="spellEnd"/>
      <w:r>
        <w:t xml:space="preserve">, U. 1993. “Relations Between Iron Oxides, Soil Color, and Soil Formation.” In </w:t>
      </w:r>
      <w:r>
        <w:rPr>
          <w:i/>
          <w:iCs/>
        </w:rPr>
        <w:t>Soil Color, SSSA Special Publication Number 31</w:t>
      </w:r>
      <w:r>
        <w:t xml:space="preserve">, edited by J. M. Bigham and E. J. </w:t>
      </w:r>
      <w:proofErr w:type="spellStart"/>
      <w:r>
        <w:t>Ciolkosz</w:t>
      </w:r>
      <w:proofErr w:type="spellEnd"/>
      <w:r>
        <w:t>, 1–20. Soil Science Society of America, Inc.</w:t>
      </w:r>
    </w:p>
    <w:p w14:paraId="66B8C174" w14:textId="77777777" w:rsidR="00623CAA" w:rsidRDefault="00CF2B15">
      <w:pPr>
        <w:pStyle w:val="Bibliography"/>
      </w:pPr>
      <w:bookmarkStart w:id="85" w:name="ref-Sharma2005"/>
      <w:bookmarkEnd w:id="84"/>
      <w:r>
        <w:t xml:space="preserve">Sharma, Gaurav, </w:t>
      </w:r>
      <w:proofErr w:type="spellStart"/>
      <w:r>
        <w:t>Wencheng</w:t>
      </w:r>
      <w:proofErr w:type="spellEnd"/>
      <w:r>
        <w:t xml:space="preserve"> Wu, and </w:t>
      </w:r>
      <w:proofErr w:type="spellStart"/>
      <w:r>
        <w:t>Edul</w:t>
      </w:r>
      <w:proofErr w:type="spellEnd"/>
      <w:r>
        <w:t xml:space="preserve"> N. </w:t>
      </w:r>
      <w:proofErr w:type="spellStart"/>
      <w:r>
        <w:t>Dalal</w:t>
      </w:r>
      <w:proofErr w:type="spellEnd"/>
      <w:r>
        <w:t xml:space="preserve">. 2005. “The Ciede2000 Color-Difference Formula: Implementation Notes, Supplementary Test Data, and Mathematical Observations.” </w:t>
      </w:r>
      <w:r>
        <w:rPr>
          <w:i/>
          <w:iCs/>
        </w:rPr>
        <w:t>Color Research &amp; Application</w:t>
      </w:r>
      <w:r>
        <w:t xml:space="preserve"> 30 (1): 21–30. https://doi.org/</w:t>
      </w:r>
      <w:hyperlink r:id="rId54">
        <w:r>
          <w:rPr>
            <w:rStyle w:val="Hyperlink"/>
          </w:rPr>
          <w:t>https://doi.org/10.1002/col.20070</w:t>
        </w:r>
      </w:hyperlink>
      <w:r>
        <w:t>.</w:t>
      </w:r>
    </w:p>
    <w:p w14:paraId="58E28004" w14:textId="77777777" w:rsidR="00623CAA" w:rsidRDefault="00CF2B15">
      <w:pPr>
        <w:pStyle w:val="Bibliography"/>
      </w:pPr>
      <w:bookmarkStart w:id="86" w:name="ref-Simonson1993"/>
      <w:bookmarkEnd w:id="85"/>
      <w:r>
        <w:lastRenderedPageBreak/>
        <w:t xml:space="preserve">Simonson, R. W. 1993. “Soil Color Standards and Terms for Field Use—History of Their Development.” In </w:t>
      </w:r>
      <w:r>
        <w:rPr>
          <w:i/>
          <w:iCs/>
        </w:rPr>
        <w:t>Soil Color, SSSA Special Publication Number 31</w:t>
      </w:r>
      <w:r>
        <w:t xml:space="preserve">, edited by J. M. Bigham and E. J. </w:t>
      </w:r>
      <w:proofErr w:type="spellStart"/>
      <w:r>
        <w:t>Ciolkosz</w:t>
      </w:r>
      <w:proofErr w:type="spellEnd"/>
      <w:r>
        <w:t>, 1–20. Soil Science Society of America, Inc.</w:t>
      </w:r>
    </w:p>
    <w:p w14:paraId="0456037B" w14:textId="77777777" w:rsidR="00623CAA" w:rsidRDefault="00CF2B15">
      <w:pPr>
        <w:pStyle w:val="Bibliography"/>
      </w:pPr>
      <w:bookmarkStart w:id="87" w:name="ref-Sneath1973"/>
      <w:bookmarkEnd w:id="86"/>
      <w:r>
        <w:t xml:space="preserve">Sneath, Peter H. A., and Robert R. </w:t>
      </w:r>
      <w:proofErr w:type="spellStart"/>
      <w:r>
        <w:t>Sokal</w:t>
      </w:r>
      <w:proofErr w:type="spellEnd"/>
      <w:r>
        <w:t xml:space="preserve">. 1973. </w:t>
      </w:r>
      <w:r>
        <w:rPr>
          <w:i/>
          <w:iCs/>
        </w:rPr>
        <w:t>Numerical Taxonomy</w:t>
      </w:r>
      <w:r>
        <w:t>. W.H. Freeman; Company.</w:t>
      </w:r>
    </w:p>
    <w:p w14:paraId="72D039FB" w14:textId="77777777" w:rsidR="00623CAA" w:rsidRDefault="00CF2B15">
      <w:pPr>
        <w:pStyle w:val="Bibliography"/>
      </w:pPr>
      <w:bookmarkStart w:id="88" w:name="_Hlk100148021"/>
      <w:bookmarkStart w:id="89" w:name="ref-SoilTaxonomy1999"/>
      <w:bookmarkEnd w:id="87"/>
      <w:r>
        <w:t>Soil Survey Staff.</w:t>
      </w:r>
      <w:bookmarkEnd w:id="88"/>
      <w:r>
        <w:t xml:space="preserve"> 1999. </w:t>
      </w:r>
      <w:r>
        <w:rPr>
          <w:i/>
          <w:iCs/>
        </w:rPr>
        <w:t xml:space="preserve">Soil Taxonomy: A Basic System of Soil Classification for Making and Interpreting Soil Surveys, </w:t>
      </w:r>
      <w:proofErr w:type="spellStart"/>
      <w:r>
        <w:rPr>
          <w:i/>
          <w:iCs/>
        </w:rPr>
        <w:t>u.s.</w:t>
      </w:r>
      <w:proofErr w:type="spellEnd"/>
      <w:r>
        <w:rPr>
          <w:i/>
          <w:iCs/>
        </w:rPr>
        <w:t xml:space="preserve"> Department of Agriculture Handbook 436</w:t>
      </w:r>
      <w:r>
        <w:t>. 2nd ed. Natural Resources Conservation Service.</w:t>
      </w:r>
    </w:p>
    <w:p w14:paraId="394D4A25" w14:textId="63DCF4D0" w:rsidR="00623CAA" w:rsidRDefault="0077223B">
      <w:pPr>
        <w:pStyle w:val="Bibliography"/>
      </w:pPr>
      <w:bookmarkStart w:id="90" w:name="ref-aqp_pkg_manual"/>
      <w:bookmarkEnd w:id="89"/>
      <w:r>
        <w:t>Soil Survey Staff.</w:t>
      </w:r>
      <w:r w:rsidR="00CF2B15">
        <w:t xml:space="preserve"> 2022a. “Online Manual for the </w:t>
      </w:r>
      <w:r w:rsidR="007951EB">
        <w:t>AQP</w:t>
      </w:r>
      <w:r w:rsidR="00CF2B15">
        <w:t xml:space="preserve"> Package.” </w:t>
      </w:r>
      <w:hyperlink r:id="rId55">
        <w:r w:rsidR="00CF2B15">
          <w:rPr>
            <w:rStyle w:val="Hyperlink"/>
          </w:rPr>
          <w:t>http://ncss-tech.github.io/aqp/</w:t>
        </w:r>
      </w:hyperlink>
      <w:r w:rsidR="00CF2B15">
        <w:t>.</w:t>
      </w:r>
    </w:p>
    <w:p w14:paraId="65223FEF" w14:textId="70E3EF45" w:rsidR="00623CAA" w:rsidRDefault="0077223B">
      <w:pPr>
        <w:pStyle w:val="Bibliography"/>
      </w:pPr>
      <w:bookmarkStart w:id="91" w:name="ref-ssurgo"/>
      <w:bookmarkEnd w:id="90"/>
      <w:r>
        <w:t>Soil Survey Staff.</w:t>
      </w:r>
      <w:r w:rsidR="00CF2B15">
        <w:t xml:space="preserve"> 2022b. “Soil Survey Geographic (SSURGO) Database.” Edited by Natural Resources Conservation Service, United States Department of Agriculture. </w:t>
      </w:r>
      <w:hyperlink r:id="rId56">
        <w:r w:rsidR="00CF2B15">
          <w:rPr>
            <w:rStyle w:val="Hyperlink"/>
          </w:rPr>
          <w:t>https://sdmdataaccess.sc.egov.usda.gov/</w:t>
        </w:r>
      </w:hyperlink>
      <w:r w:rsidR="00CF2B15">
        <w:t>.</w:t>
      </w:r>
    </w:p>
    <w:p w14:paraId="6DFBB380" w14:textId="0CAE913E" w:rsidR="00623CAA" w:rsidRDefault="0077223B">
      <w:pPr>
        <w:pStyle w:val="Bibliography"/>
      </w:pPr>
      <w:bookmarkStart w:id="92" w:name="ref-SSTN2"/>
      <w:bookmarkEnd w:id="91"/>
      <w:r>
        <w:t>Soil Survey Staff.</w:t>
      </w:r>
      <w:r w:rsidR="00CF2B15">
        <w:t xml:space="preserve"> 2022c. “Soil Survey Technical Note 2.” Edited by Natural Resources Conservation Service, United States Department of Agriculture. </w:t>
      </w:r>
      <w:hyperlink r:id="rId57">
        <w:r w:rsidR="00CF2B15">
          <w:rPr>
            <w:rStyle w:val="Hyperlink"/>
          </w:rPr>
          <w:t>https://www.nrcs.usda.gov/wps/portal/nrcs/detail/soils/ref/?cid=nrcs142p2_053569</w:t>
        </w:r>
      </w:hyperlink>
      <w:r w:rsidR="00CF2B15">
        <w:t>.</w:t>
      </w:r>
    </w:p>
    <w:p w14:paraId="6C22231E" w14:textId="77777777" w:rsidR="00623CAA" w:rsidRDefault="00CF2B15">
      <w:pPr>
        <w:pStyle w:val="Bibliography"/>
      </w:pPr>
      <w:bookmarkStart w:id="93" w:name="ref-SoilSurveyManual2017"/>
      <w:bookmarkEnd w:id="92"/>
      <w:r>
        <w:t xml:space="preserve">Staff, Soil Science Division. 2017. </w:t>
      </w:r>
      <w:r>
        <w:rPr>
          <w:i/>
          <w:iCs/>
        </w:rPr>
        <w:t>Soil Survey Manual</w:t>
      </w:r>
      <w:r>
        <w:t xml:space="preserve">. Edited by C. </w:t>
      </w:r>
      <w:proofErr w:type="spellStart"/>
      <w:r>
        <w:t>Ditzler</w:t>
      </w:r>
      <w:proofErr w:type="spellEnd"/>
      <w:r>
        <w:t xml:space="preserve">, K. </w:t>
      </w:r>
      <w:proofErr w:type="spellStart"/>
      <w:r>
        <w:t>Scheffe</w:t>
      </w:r>
      <w:proofErr w:type="spellEnd"/>
      <w:r>
        <w:t>, and H. C. Monger. USDA Handbook 18. Government Printing Office.</w:t>
      </w:r>
    </w:p>
    <w:p w14:paraId="74AA2C35" w14:textId="77777777" w:rsidR="00623CAA" w:rsidRDefault="00CF2B15">
      <w:pPr>
        <w:pStyle w:val="Bibliography"/>
      </w:pPr>
      <w:bookmarkStart w:id="94" w:name="ref-Stephenson1998"/>
      <w:bookmarkEnd w:id="93"/>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95" w:name="ref-thompson1996"/>
      <w:bookmarkEnd w:id="94"/>
      <w:r>
        <w:t xml:space="preserve">Thompson, James A., and James C. Bell. 1996. “Color Index for Identifying Hydric Conditions for Seasonally Saturated </w:t>
      </w:r>
      <w:proofErr w:type="spellStart"/>
      <w:r>
        <w:t>Mollisols</w:t>
      </w:r>
      <w:proofErr w:type="spellEnd"/>
      <w:r>
        <w:t xml:space="preserve"> in Minnesota.” </w:t>
      </w:r>
      <w:r>
        <w:rPr>
          <w:i/>
          <w:iCs/>
        </w:rPr>
        <w:t>Soil Science Society of America Journal</w:t>
      </w:r>
      <w:r>
        <w:t xml:space="preserve"> 60 (6): 1979–88. https://doi.org/</w:t>
      </w:r>
      <w:hyperlink r:id="rId58">
        <w:r>
          <w:rPr>
            <w:rStyle w:val="Hyperlink"/>
          </w:rPr>
          <w:t>https://doi.org/10.2136/sssaj1996.03615995006000060051x</w:t>
        </w:r>
      </w:hyperlink>
      <w:r>
        <w:t>.</w:t>
      </w:r>
    </w:p>
    <w:p w14:paraId="1C847FAB" w14:textId="77777777" w:rsidR="00623CAA" w:rsidRDefault="00CF2B15">
      <w:pPr>
        <w:pStyle w:val="Bibliography"/>
      </w:pPr>
      <w:bookmarkStart w:id="96" w:name="ref-Thornthwaite1948"/>
      <w:bookmarkEnd w:id="95"/>
      <w:r>
        <w:t xml:space="preserve">Thornthwaite, C. W. 1948. “An Approach Toward a Rational Classification of Climate.” </w:t>
      </w:r>
      <w:r>
        <w:rPr>
          <w:i/>
          <w:iCs/>
        </w:rPr>
        <w:t>Geographical Review</w:t>
      </w:r>
      <w:r>
        <w:t xml:space="preserve"> 38 (1): 55–94. </w:t>
      </w:r>
      <w:hyperlink r:id="rId59">
        <w:r>
          <w:rPr>
            <w:rStyle w:val="Hyperlink"/>
          </w:rPr>
          <w:t>http://www.jstor.org/stable/210739</w:t>
        </w:r>
      </w:hyperlink>
      <w:r>
        <w:t>.</w:t>
      </w:r>
    </w:p>
    <w:p w14:paraId="2222891B" w14:textId="77777777" w:rsidR="00623CAA" w:rsidRDefault="00CF2B15">
      <w:pPr>
        <w:pStyle w:val="Bibliography"/>
      </w:pPr>
      <w:bookmarkStart w:id="97" w:name="ref-DAYMET"/>
      <w:bookmarkEnd w:id="96"/>
      <w:r>
        <w:t>Thornton, M. M., R. Shrestha, Y. Wei, P. E. Thornton, S. Kao, and B. E. Wilson. 2020. “</w:t>
      </w:r>
      <w:proofErr w:type="spellStart"/>
      <w:r>
        <w:t>Daymet</w:t>
      </w:r>
      <w:proofErr w:type="spellEnd"/>
      <w:r>
        <w:t xml:space="preserve">: Daily Surface Weather Data on a 1-Km Grid for North America, Version 4.” ORNL Distributed Active Archive Center. </w:t>
      </w:r>
      <w:hyperlink r:id="rId60">
        <w:r>
          <w:rPr>
            <w:rStyle w:val="Hyperlink"/>
          </w:rPr>
          <w:t>https://doi.org/10.3334/ORNLDAAC/1840</w:t>
        </w:r>
      </w:hyperlink>
      <w:r>
        <w:t>.</w:t>
      </w:r>
    </w:p>
    <w:p w14:paraId="21F29D50" w14:textId="77777777" w:rsidR="00623CAA" w:rsidRDefault="00CF2B15">
      <w:pPr>
        <w:pStyle w:val="Bibliography"/>
      </w:pPr>
      <w:bookmarkStart w:id="98" w:name="ref-compositions_pkg2021"/>
      <w:bookmarkEnd w:id="97"/>
      <w:r>
        <w:t xml:space="preserve">van den </w:t>
      </w:r>
      <w:proofErr w:type="spellStart"/>
      <w:r>
        <w:t>Boogaart</w:t>
      </w:r>
      <w:proofErr w:type="spellEnd"/>
      <w:r>
        <w:t xml:space="preserve">, K. Gerald, </w:t>
      </w:r>
      <w:proofErr w:type="spellStart"/>
      <w:r>
        <w:t>Raimon</w:t>
      </w:r>
      <w:proofErr w:type="spellEnd"/>
      <w:r>
        <w:t xml:space="preserve"> </w:t>
      </w:r>
      <w:proofErr w:type="spellStart"/>
      <w:r>
        <w:t>Tolosana</w:t>
      </w:r>
      <w:proofErr w:type="spellEnd"/>
      <w:r>
        <w:t xml:space="preserve">-Delgado, and </w:t>
      </w:r>
      <w:proofErr w:type="spellStart"/>
      <w:r>
        <w:t>Matevz</w:t>
      </w:r>
      <w:proofErr w:type="spellEnd"/>
      <w:r>
        <w:t xml:space="preserve"> Bren. 2021. </w:t>
      </w:r>
      <w:r>
        <w:rPr>
          <w:i/>
          <w:iCs/>
        </w:rPr>
        <w:t>Compositions: Compositional Data Analysis</w:t>
      </w:r>
      <w:r>
        <w:t xml:space="preserve">. </w:t>
      </w:r>
      <w:hyperlink r:id="rId61">
        <w:r>
          <w:rPr>
            <w:rStyle w:val="Hyperlink"/>
          </w:rPr>
          <w:t>https://CRAN.R-project.org/package=compositions</w:t>
        </w:r>
      </w:hyperlink>
      <w:r>
        <w:t>.</w:t>
      </w:r>
    </w:p>
    <w:p w14:paraId="7389CAFE" w14:textId="77777777" w:rsidR="00623CAA" w:rsidRDefault="00CF2B15">
      <w:pPr>
        <w:pStyle w:val="Bibliography"/>
      </w:pPr>
      <w:bookmarkStart w:id="99" w:name="ref-Rossel_et_al_2006"/>
      <w:bookmarkEnd w:id="98"/>
      <w:proofErr w:type="spellStart"/>
      <w:r>
        <w:t>Viscarra</w:t>
      </w:r>
      <w:proofErr w:type="spellEnd"/>
      <w:r>
        <w:t xml:space="preserve"> </w:t>
      </w:r>
      <w:proofErr w:type="spellStart"/>
      <w:r>
        <w:t>Rossel</w:t>
      </w:r>
      <w:proofErr w:type="spellEnd"/>
      <w:r>
        <w:t xml:space="preserve">, R. A., B. </w:t>
      </w:r>
      <w:proofErr w:type="spellStart"/>
      <w:r>
        <w:t>Minasny</w:t>
      </w:r>
      <w:proofErr w:type="spellEnd"/>
      <w:r>
        <w:t xml:space="preserve">, P. Roudier, and A. B. </w:t>
      </w:r>
      <w:proofErr w:type="spellStart"/>
      <w:r>
        <w:t>McBratney</w:t>
      </w:r>
      <w:proofErr w:type="spellEnd"/>
      <w:r>
        <w:t>. 2006. “</w:t>
      </w:r>
      <w:proofErr w:type="spellStart"/>
      <w:r>
        <w:t>Colour</w:t>
      </w:r>
      <w:proofErr w:type="spellEnd"/>
      <w:r>
        <w:t xml:space="preserve"> Space Models for Soil Science.” </w:t>
      </w:r>
      <w:proofErr w:type="spellStart"/>
      <w:r>
        <w:rPr>
          <w:i/>
          <w:iCs/>
        </w:rPr>
        <w:t>Geoderma</w:t>
      </w:r>
      <w:proofErr w:type="spellEnd"/>
      <w:r>
        <w:t xml:space="preserve"> 133 (3): 320–37. https://doi.org/</w:t>
      </w:r>
      <w:hyperlink r:id="rId62">
        <w:r>
          <w:rPr>
            <w:rStyle w:val="Hyperlink"/>
          </w:rPr>
          <w:t>https://doi.org/10.1016/j.geoderma.2005.07.017</w:t>
        </w:r>
      </w:hyperlink>
      <w:r>
        <w:t>.</w:t>
      </w:r>
    </w:p>
    <w:p w14:paraId="083D76AD" w14:textId="77777777" w:rsidR="00623CAA" w:rsidRDefault="00CF2B15">
      <w:pPr>
        <w:pStyle w:val="Bibliography"/>
      </w:pPr>
      <w:bookmarkStart w:id="100" w:name="ref-Wagenet1991"/>
      <w:bookmarkEnd w:id="99"/>
      <w:proofErr w:type="spellStart"/>
      <w:r>
        <w:lastRenderedPageBreak/>
        <w:t>Wagenet</w:t>
      </w:r>
      <w:proofErr w:type="spellEnd"/>
      <w:r>
        <w:t xml:space="preserve">, R. J., J. Bouma, and R. B. Grossman. 1991. “Minimum Data Sets for Use of Soil Survey Information in Soil Interpretive Models.” In </w:t>
      </w:r>
      <w:r>
        <w:rPr>
          <w:i/>
          <w:iCs/>
        </w:rPr>
        <w:t>Spatial Variabilities of Soils and Landforms. SSSA Spec. Publ. 28.</w:t>
      </w:r>
      <w:r>
        <w:t xml:space="preserve">, edited by M. J. </w:t>
      </w:r>
      <w:proofErr w:type="spellStart"/>
      <w:r>
        <w:t>Mausbach</w:t>
      </w:r>
      <w:proofErr w:type="spellEnd"/>
      <w:r>
        <w:t xml:space="preserve"> and L. P. Wilding, 161–82. Madison, WI: SSSA.</w:t>
      </w:r>
    </w:p>
    <w:p w14:paraId="38FE7CD3" w14:textId="77777777" w:rsidR="00623CAA" w:rsidRDefault="00CF2B15">
      <w:pPr>
        <w:pStyle w:val="Bibliography"/>
      </w:pPr>
      <w:bookmarkStart w:id="101" w:name="ref-Wills2007"/>
      <w:bookmarkEnd w:id="100"/>
      <w:r>
        <w:t xml:space="preserve">Wills, Skye A., C. Lee </w:t>
      </w:r>
      <w:proofErr w:type="spellStart"/>
      <w:r>
        <w:t>Burras</w:t>
      </w:r>
      <w:proofErr w:type="spellEnd"/>
      <w:r>
        <w:t xml:space="preserve">, and Jonathan A. Sandor. 2007. “Prediction of Soil Organic Carbon Content Using Field and Laboratory Measurements of Soil Color.” </w:t>
      </w:r>
      <w:r>
        <w:rPr>
          <w:i/>
          <w:iCs/>
        </w:rPr>
        <w:t>Soil Sci Soc Am J</w:t>
      </w:r>
      <w:r>
        <w:t xml:space="preserve"> 71 (2): 380–88. </w:t>
      </w:r>
      <w:hyperlink r:id="rId63">
        <w:r>
          <w:rPr>
            <w:rStyle w:val="Hyperlink"/>
          </w:rPr>
          <w:t>https://doi.org/10.2136/sssaj2005.0384</w:t>
        </w:r>
      </w:hyperlink>
      <w:r>
        <w:t>.</w:t>
      </w:r>
    </w:p>
    <w:p w14:paraId="16078A6A" w14:textId="77777777" w:rsidR="00623CAA" w:rsidRDefault="00CF2B15">
      <w:pPr>
        <w:pStyle w:val="Bibliography"/>
      </w:pPr>
      <w:bookmarkStart w:id="102" w:name="ref-Wysocki_et_al_2005"/>
      <w:bookmarkEnd w:id="101"/>
      <w:r>
        <w:t xml:space="preserve">Wysocki, A Douglas, P. J. </w:t>
      </w:r>
      <w:proofErr w:type="spellStart"/>
      <w:r>
        <w:t>Schoeneberger</w:t>
      </w:r>
      <w:proofErr w:type="spellEnd"/>
      <w:r>
        <w:t xml:space="preserve">, and H. E. </w:t>
      </w:r>
      <w:proofErr w:type="spellStart"/>
      <w:r>
        <w:t>LaGarry</w:t>
      </w:r>
      <w:proofErr w:type="spellEnd"/>
      <w:r>
        <w:t xml:space="preserve">. 2005. “Soil Surveys: A Window to the Subsurface.” </w:t>
      </w:r>
      <w:proofErr w:type="spellStart"/>
      <w:r>
        <w:rPr>
          <w:i/>
          <w:iCs/>
        </w:rPr>
        <w:t>Geoderma</w:t>
      </w:r>
      <w:proofErr w:type="spellEnd"/>
      <w:r>
        <w:t xml:space="preserve"> 126 (1): 167–80.</w:t>
      </w:r>
    </w:p>
    <w:p w14:paraId="3A55BD3B" w14:textId="77777777" w:rsidR="00623CAA" w:rsidRDefault="00CF2B15">
      <w:pPr>
        <w:pStyle w:val="Bibliography"/>
      </w:pPr>
      <w:bookmarkStart w:id="103" w:name="ref-Zinck_geoped2016"/>
      <w:bookmarkEnd w:id="102"/>
      <w:r>
        <w:t xml:space="preserve">Zinck, J. A. 2016. “The </w:t>
      </w:r>
      <w:proofErr w:type="spellStart"/>
      <w:r>
        <w:t>Geopedologic</w:t>
      </w:r>
      <w:proofErr w:type="spellEnd"/>
      <w:r>
        <w:t xml:space="preserve"> Approach.” In </w:t>
      </w:r>
      <w:proofErr w:type="spellStart"/>
      <w:r>
        <w:rPr>
          <w:i/>
          <w:iCs/>
        </w:rPr>
        <w:t>Geopedology</w:t>
      </w:r>
      <w:proofErr w:type="spellEnd"/>
      <w:r>
        <w:t xml:space="preserve">, edited by </w:t>
      </w:r>
      <w:proofErr w:type="spellStart"/>
      <w:r>
        <w:t>Metternicht</w:t>
      </w:r>
      <w:proofErr w:type="spellEnd"/>
      <w:r>
        <w:t xml:space="preserve"> Zinck J. A. and H. Francisco Del Valle, 27–59. Springer International Publishing. </w:t>
      </w:r>
      <w:hyperlink r:id="rId64">
        <w:r>
          <w:rPr>
            <w:rStyle w:val="Hyperlink"/>
          </w:rPr>
          <w:t>https://doi.org/10.1007/978-3-319-19159-1_4</w:t>
        </w:r>
      </w:hyperlink>
      <w:r>
        <w:t>.</w:t>
      </w:r>
      <w:bookmarkEnd w:id="31"/>
      <w:bookmarkEnd w:id="33"/>
      <w:bookmarkEnd w:id="103"/>
    </w:p>
    <w:sectPr w:rsidR="00623CAA" w:rsidSect="00BC5BE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Beaudette, Dylan - NRCS, Sonora, CA" w:date="2022-04-07T21:32:00Z" w:initials="BD-NSC">
    <w:p w14:paraId="686AE9A0" w14:textId="19BB5927" w:rsidR="00375040" w:rsidRDefault="00375040">
      <w:pPr>
        <w:pStyle w:val="CommentText"/>
      </w:pPr>
      <w:r>
        <w:rPr>
          <w:rStyle w:val="CommentReference"/>
        </w:rPr>
        <w:annotationRef/>
      </w:r>
      <w:r>
        <w:t>Still kind of awkward. Any ideas?</w:t>
      </w:r>
    </w:p>
  </w:comment>
  <w:comment w:id="23" w:author="Skovlin, Jay - NRCS, Missoula, MT" w:date="2022-04-08T10:26:00Z" w:initials="SJNMM">
    <w:p w14:paraId="0137484A" w14:textId="512870C1" w:rsidR="005D79E3" w:rsidRDefault="005D79E3">
      <w:pPr>
        <w:pStyle w:val="CommentText"/>
      </w:pPr>
      <w:r>
        <w:rPr>
          <w:rStyle w:val="CommentReference"/>
        </w:rPr>
        <w:annotationRef/>
      </w:r>
      <w:r>
        <w:t>Agreed this is kind of an add on – we could remove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6AE9A0" w15:done="0"/>
  <w15:commentEx w15:paraId="0137484A" w15:paraIdParent="686AE9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9D6E0" w16cex:dateUtc="2022-04-08T04:32:00Z"/>
  <w16cex:commentExtensible w16cex:durableId="25FA8C71" w16cex:dateUtc="2022-04-08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6AE9A0" w16cid:durableId="25F9D6E0"/>
  <w16cid:commentId w16cid:paraId="0137484A" w16cid:durableId="25FA8C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D757E" w14:textId="77777777" w:rsidR="00CC37A3" w:rsidRDefault="00CC37A3">
      <w:pPr>
        <w:spacing w:after="0"/>
      </w:pPr>
      <w:r>
        <w:separator/>
      </w:r>
    </w:p>
  </w:endnote>
  <w:endnote w:type="continuationSeparator" w:id="0">
    <w:p w14:paraId="334D5CE1" w14:textId="77777777" w:rsidR="00CC37A3" w:rsidRDefault="00CC37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B6767" w14:textId="77777777" w:rsidR="00CC37A3" w:rsidRDefault="00CC37A3">
      <w:r>
        <w:separator/>
      </w:r>
    </w:p>
  </w:footnote>
  <w:footnote w:type="continuationSeparator" w:id="0">
    <w:p w14:paraId="67917E0F" w14:textId="77777777" w:rsidR="00CC37A3" w:rsidRDefault="00CC37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18F3"/>
    <w:multiLevelType w:val="hybridMultilevel"/>
    <w:tmpl w:val="ECF89566"/>
    <w:lvl w:ilvl="0" w:tplc="301E3E5E">
      <w:start w:val="1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60225273"/>
    <w:multiLevelType w:val="hybridMultilevel"/>
    <w:tmpl w:val="7124FD6C"/>
    <w:lvl w:ilvl="0" w:tplc="FD3ECC34">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42288"/>
    <w:multiLevelType w:val="hybridMultilevel"/>
    <w:tmpl w:val="788E5E04"/>
    <w:lvl w:ilvl="0" w:tplc="ADC63160">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kovlin, Jay - NRCS, Missoula, MT">
    <w15:presenceInfo w15:providerId="AD" w15:userId="S::jay.skovlin@usda.gov::1f6c0fa2-d7e8-455f-b79d-b66ec970696b"/>
  </w15:person>
  <w15:person w15:author="Beaudette, Dylan - NRCS, Sonora, CA">
    <w15:presenceInfo w15:providerId="AD" w15:userId="S::dylan.beaudette@usda.gov::fd001dba-21aa-4f5e-a6c1-3c5accb90c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020A"/>
    <w:rsid w:val="00072929"/>
    <w:rsid w:val="000A5E60"/>
    <w:rsid w:val="000F7E0A"/>
    <w:rsid w:val="0019715A"/>
    <w:rsid w:val="001A3D33"/>
    <w:rsid w:val="001E7781"/>
    <w:rsid w:val="001F5826"/>
    <w:rsid w:val="00221766"/>
    <w:rsid w:val="002623F9"/>
    <w:rsid w:val="00293003"/>
    <w:rsid w:val="002B6F0F"/>
    <w:rsid w:val="002D3E32"/>
    <w:rsid w:val="002E1C6D"/>
    <w:rsid w:val="002E6C98"/>
    <w:rsid w:val="002E7CA8"/>
    <w:rsid w:val="002F6751"/>
    <w:rsid w:val="00304C0A"/>
    <w:rsid w:val="0031333D"/>
    <w:rsid w:val="0032727C"/>
    <w:rsid w:val="0033667A"/>
    <w:rsid w:val="00375040"/>
    <w:rsid w:val="003B00B9"/>
    <w:rsid w:val="003B7B32"/>
    <w:rsid w:val="003C6F39"/>
    <w:rsid w:val="003D4243"/>
    <w:rsid w:val="004131C2"/>
    <w:rsid w:val="004322BA"/>
    <w:rsid w:val="004668E9"/>
    <w:rsid w:val="0049479B"/>
    <w:rsid w:val="004B18D7"/>
    <w:rsid w:val="004C3883"/>
    <w:rsid w:val="004C7BCE"/>
    <w:rsid w:val="004E06FD"/>
    <w:rsid w:val="004E29B3"/>
    <w:rsid w:val="0053456D"/>
    <w:rsid w:val="00541D20"/>
    <w:rsid w:val="00590D07"/>
    <w:rsid w:val="005B0766"/>
    <w:rsid w:val="005D79E3"/>
    <w:rsid w:val="005D7F98"/>
    <w:rsid w:val="005E30B0"/>
    <w:rsid w:val="00604D44"/>
    <w:rsid w:val="0061670F"/>
    <w:rsid w:val="00620E19"/>
    <w:rsid w:val="00623CAA"/>
    <w:rsid w:val="006347BF"/>
    <w:rsid w:val="00647140"/>
    <w:rsid w:val="006729E0"/>
    <w:rsid w:val="006C20EE"/>
    <w:rsid w:val="007572C0"/>
    <w:rsid w:val="0077223B"/>
    <w:rsid w:val="00784D58"/>
    <w:rsid w:val="0079193B"/>
    <w:rsid w:val="007951EB"/>
    <w:rsid w:val="007A645B"/>
    <w:rsid w:val="007D1253"/>
    <w:rsid w:val="007D2092"/>
    <w:rsid w:val="00807ECE"/>
    <w:rsid w:val="0082088C"/>
    <w:rsid w:val="00830CD5"/>
    <w:rsid w:val="00831447"/>
    <w:rsid w:val="00851878"/>
    <w:rsid w:val="00893227"/>
    <w:rsid w:val="008D436E"/>
    <w:rsid w:val="008D6863"/>
    <w:rsid w:val="008E2B49"/>
    <w:rsid w:val="008F38C6"/>
    <w:rsid w:val="00930825"/>
    <w:rsid w:val="009526BB"/>
    <w:rsid w:val="009667F2"/>
    <w:rsid w:val="00987434"/>
    <w:rsid w:val="00995776"/>
    <w:rsid w:val="009C44F9"/>
    <w:rsid w:val="009C7BDD"/>
    <w:rsid w:val="009F3CF4"/>
    <w:rsid w:val="00A505CB"/>
    <w:rsid w:val="00A62863"/>
    <w:rsid w:val="00A76FA4"/>
    <w:rsid w:val="00A834E9"/>
    <w:rsid w:val="00AB4E40"/>
    <w:rsid w:val="00AC08D3"/>
    <w:rsid w:val="00AC0DE8"/>
    <w:rsid w:val="00AC171E"/>
    <w:rsid w:val="00AF586B"/>
    <w:rsid w:val="00AF6967"/>
    <w:rsid w:val="00AF73AA"/>
    <w:rsid w:val="00B003AC"/>
    <w:rsid w:val="00B357AD"/>
    <w:rsid w:val="00B52247"/>
    <w:rsid w:val="00B724A5"/>
    <w:rsid w:val="00B83170"/>
    <w:rsid w:val="00B86B75"/>
    <w:rsid w:val="00B9491C"/>
    <w:rsid w:val="00B94E38"/>
    <w:rsid w:val="00B96797"/>
    <w:rsid w:val="00BA4315"/>
    <w:rsid w:val="00BA710F"/>
    <w:rsid w:val="00BB1787"/>
    <w:rsid w:val="00BC48D5"/>
    <w:rsid w:val="00BC5BE1"/>
    <w:rsid w:val="00BD4B07"/>
    <w:rsid w:val="00BF14A4"/>
    <w:rsid w:val="00BF4952"/>
    <w:rsid w:val="00C1644B"/>
    <w:rsid w:val="00C243FC"/>
    <w:rsid w:val="00C36279"/>
    <w:rsid w:val="00C4357D"/>
    <w:rsid w:val="00C44C35"/>
    <w:rsid w:val="00C77448"/>
    <w:rsid w:val="00C9747C"/>
    <w:rsid w:val="00CB73C8"/>
    <w:rsid w:val="00CC37A3"/>
    <w:rsid w:val="00CF2B15"/>
    <w:rsid w:val="00D23B71"/>
    <w:rsid w:val="00D60315"/>
    <w:rsid w:val="00D61B15"/>
    <w:rsid w:val="00D6750A"/>
    <w:rsid w:val="00D678EA"/>
    <w:rsid w:val="00DC311A"/>
    <w:rsid w:val="00DC4649"/>
    <w:rsid w:val="00E315A3"/>
    <w:rsid w:val="00E41A5A"/>
    <w:rsid w:val="00E45430"/>
    <w:rsid w:val="00E5791B"/>
    <w:rsid w:val="00EB6289"/>
    <w:rsid w:val="00EF3661"/>
    <w:rsid w:val="00EF380B"/>
    <w:rsid w:val="00F040E7"/>
    <w:rsid w:val="00F272E4"/>
    <w:rsid w:val="00F32A7D"/>
    <w:rsid w:val="00F46698"/>
    <w:rsid w:val="00F606B3"/>
    <w:rsid w:val="00F8269F"/>
    <w:rsid w:val="00F963FC"/>
    <w:rsid w:val="00FA6D92"/>
    <w:rsid w:val="00FB2DF2"/>
    <w:rsid w:val="00FD66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9F3CF4"/>
    <w:rPr>
      <w:sz w:val="16"/>
      <w:szCs w:val="16"/>
    </w:rPr>
  </w:style>
  <w:style w:type="paragraph" w:styleId="CommentText">
    <w:name w:val="annotation text"/>
    <w:basedOn w:val="Normal"/>
    <w:link w:val="CommentTextChar"/>
    <w:semiHidden/>
    <w:unhideWhenUsed/>
    <w:rsid w:val="009F3CF4"/>
    <w:rPr>
      <w:sz w:val="20"/>
      <w:szCs w:val="20"/>
    </w:rPr>
  </w:style>
  <w:style w:type="character" w:customStyle="1" w:styleId="CommentTextChar">
    <w:name w:val="Comment Text Char"/>
    <w:basedOn w:val="DefaultParagraphFont"/>
    <w:link w:val="CommentText"/>
    <w:semiHidden/>
    <w:rsid w:val="009F3CF4"/>
    <w:rPr>
      <w:sz w:val="20"/>
      <w:szCs w:val="20"/>
    </w:rPr>
  </w:style>
  <w:style w:type="paragraph" w:styleId="CommentSubject">
    <w:name w:val="annotation subject"/>
    <w:basedOn w:val="CommentText"/>
    <w:next w:val="CommentText"/>
    <w:link w:val="CommentSubjectChar"/>
    <w:semiHidden/>
    <w:unhideWhenUsed/>
    <w:rsid w:val="009F3CF4"/>
    <w:rPr>
      <w:b/>
      <w:bCs/>
    </w:rPr>
  </w:style>
  <w:style w:type="character" w:customStyle="1" w:styleId="CommentSubjectChar">
    <w:name w:val="Comment Subject Char"/>
    <w:basedOn w:val="CommentTextChar"/>
    <w:link w:val="CommentSubject"/>
    <w:semiHidden/>
    <w:rsid w:val="009F3C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ncss-tech.github.io/AQP/aqp/aqp-intro.html" TargetMode="External"/><Relationship Id="rId39" Type="http://schemas.openxmlformats.org/officeDocument/2006/relationships/hyperlink" Target="https://doi.org/10.1130/0016-7606(1977)88%3c174:VEOIIS%3e2.0.CO;2" TargetMode="External"/><Relationship Id="rId21" Type="http://schemas.openxmlformats.org/officeDocument/2006/relationships/image" Target="media/image10.png"/><Relationship Id="rId34" Type="http://schemas.openxmlformats.org/officeDocument/2006/relationships/hyperlink" Target="https://CRAN.R-project.org/package=data.table" TargetMode="External"/><Relationship Id="rId42" Type="http://schemas.openxmlformats.org/officeDocument/2006/relationships/hyperlink" Target="https://CRAN.R-project.org/package=cluster" TargetMode="External"/><Relationship Id="rId47" Type="http://schemas.openxmlformats.org/officeDocument/2006/relationships/hyperlink" Target="https://CRAN.R-project.org/package=mpspline2" TargetMode="External"/><Relationship Id="rId50" Type="http://schemas.openxmlformats.org/officeDocument/2006/relationships/hyperlink" Target="https://CRAN.R-project.org/package=farver" TargetMode="External"/><Relationship Id="rId55" Type="http://schemas.openxmlformats.org/officeDocument/2006/relationships/hyperlink" Target="http://ncss-tech.github.io/aqp/" TargetMode="External"/><Relationship Id="rId63" Type="http://schemas.openxmlformats.org/officeDocument/2006/relationships/hyperlink" Target="https://doi.org/10.2136/sssaj2005.0384"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dx.doi.org/10.1016/j.geoderma.2003.12.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S0065-2113(08)60552-0" TargetMode="External"/><Relationship Id="rId32" Type="http://schemas.openxmlformats.org/officeDocument/2006/relationships/hyperlink" Target="https://doi.org/10.1007/978-1-4020-3995-9_104" TargetMode="External"/><Relationship Id="rId37" Type="http://schemas.openxmlformats.org/officeDocument/2006/relationships/hyperlink" Target="https://doi.org/10.1016/0016-7061(82)90037-4" TargetMode="External"/><Relationship Id="rId40" Type="http://schemas.openxmlformats.org/officeDocument/2006/relationships/hyperlink" Target="https://doi.org/10.1002/9780470316801" TargetMode="External"/><Relationship Id="rId45" Type="http://schemas.openxmlformats.org/officeDocument/2006/relationships/hyperlink" Target="https://CRAN.R-project.org/package=tibble" TargetMode="External"/><Relationship Id="rId53" Type="http://schemas.openxmlformats.org/officeDocument/2006/relationships/hyperlink" Target="http://soil.scijournals.org/cgi/content/abstract/soilsci;63/5/1463" TargetMode="External"/><Relationship Id="rId58" Type="http://schemas.openxmlformats.org/officeDocument/2006/relationships/hyperlink" Target="https://doi.org/10.2136/sssaj1996.03615995006000060051x" TargetMode="External"/><Relationship Id="rId66"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doi.org/10.2136/sssaj1971.03615995003500020038x" TargetMode="External"/><Relationship Id="rId28" Type="http://schemas.openxmlformats.org/officeDocument/2006/relationships/hyperlink" Target="https://doi.org/10.1007/978-3-319-28295-4_18" TargetMode="External"/><Relationship Id="rId36" Type="http://schemas.openxmlformats.org/officeDocument/2006/relationships/hyperlink" Target="http://www.jstor.org/stable/2528823" TargetMode="External"/><Relationship Id="rId49" Type="http://schemas.openxmlformats.org/officeDocument/2006/relationships/hyperlink" Target="https://doi.org/10.32614/RJ-2018-009" TargetMode="External"/><Relationship Id="rId57" Type="http://schemas.openxmlformats.org/officeDocument/2006/relationships/hyperlink" Target="https://www.nrcs.usda.gov/wps/portal/nrcs/detail/soils/ref/?cid=nrcs142p2_053569" TargetMode="External"/><Relationship Id="rId61" Type="http://schemas.openxmlformats.org/officeDocument/2006/relationships/hyperlink" Target="https://CRAN.R-project.org/package=compositions"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doi.org/10.1016/j.geoderma.2008.11.008" TargetMode="External"/><Relationship Id="rId44" Type="http://schemas.openxmlformats.org/officeDocument/2006/relationships/hyperlink" Target="https://CRAN.R-project.org/package=soiltexture" TargetMode="External"/><Relationship Id="rId52" Type="http://schemas.openxmlformats.org/officeDocument/2006/relationships/hyperlink" Target="https://doi.org/10.1007/978-3-319-28295-4_17" TargetMode="External"/><Relationship Id="rId60" Type="http://schemas.openxmlformats.org/officeDocument/2006/relationships/hyperlink" Target="https://doi.org/10.3334/ORNLDAAC/184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yperlink" Target="https://doi.org/10.2136/sssaj2013.02.0048" TargetMode="External"/><Relationship Id="rId30" Type="http://schemas.openxmlformats.org/officeDocument/2006/relationships/hyperlink" Target="https://doi.org/10.2136/sssaj1965.03615995002900050029x" TargetMode="External"/><Relationship Id="rId35" Type="http://schemas.openxmlformats.org/officeDocument/2006/relationships/hyperlink" Target="https://CRAN.R-project.org/package=munsellinterpol" TargetMode="External"/><Relationship Id="rId43" Type="http://schemas.openxmlformats.org/officeDocument/2006/relationships/hyperlink" Target="https://doi.org/10.1002/saj2.20119" TargetMode="External"/><Relationship Id="rId48" Type="http://schemas.openxmlformats.org/officeDocument/2006/relationships/hyperlink" Target="https://doi.org/10.2136/sssaj2016.11.0386n" TargetMode="External"/><Relationship Id="rId56" Type="http://schemas.openxmlformats.org/officeDocument/2006/relationships/hyperlink" Target="https://sdmdataaccess.sc.egov.usda.gov/" TargetMode="External"/><Relationship Id="rId64" Type="http://schemas.openxmlformats.org/officeDocument/2006/relationships/hyperlink" Target="https://doi.org/10.1007/978-3-319-19159-1_4" TargetMode="External"/><Relationship Id="rId8" Type="http://schemas.openxmlformats.org/officeDocument/2006/relationships/image" Target="media/image1.png"/><Relationship Id="rId51" Type="http://schemas.openxmlformats.org/officeDocument/2006/relationships/hyperlink" Target="http://www.R-project.org/"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hyperlink" Target="https://doi.org/10.1111/j.1365-2389.1986.tb00382.x" TargetMode="External"/><Relationship Id="rId33" Type="http://schemas.openxmlformats.org/officeDocument/2006/relationships/hyperlink" Target="https://doi.org/10.1111/j.1365-2389.1989.tb01268.x" TargetMode="External"/><Relationship Id="rId38" Type="http://schemas.openxmlformats.org/officeDocument/2006/relationships/hyperlink" Target="https://CRAN.R-project.org/package=raster" TargetMode="External"/><Relationship Id="rId46" Type="http://schemas.openxmlformats.org/officeDocument/2006/relationships/hyperlink" Target="https://doi.org/10.1016/j.geoderma.2011.07.014" TargetMode="External"/><Relationship Id="rId59" Type="http://schemas.openxmlformats.org/officeDocument/2006/relationships/hyperlink" Target="http://www.jstor.org/stable/210739"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i.org/10.2136/sssaj2013.02.0057" TargetMode="External"/><Relationship Id="rId54" Type="http://schemas.openxmlformats.org/officeDocument/2006/relationships/hyperlink" Target="https://doi.org/10.1002/col.20070" TargetMode="External"/><Relationship Id="rId62" Type="http://schemas.openxmlformats.org/officeDocument/2006/relationships/hyperlink" Target="https://doi.org/10.1016/j.geoderma.2005.0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25</Pages>
  <Words>8936</Words>
  <Characters>50937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Skovlin, Jay - NRCS, Missoula, MT</cp:lastModifiedBy>
  <cp:revision>91</cp:revision>
  <dcterms:created xsi:type="dcterms:W3CDTF">2022-03-18T17:16:00Z</dcterms:created>
  <dcterms:modified xsi:type="dcterms:W3CDTF">2022-04-08T16:33:00Z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